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81CA4B" w14:textId="77777777" w:rsidR="00F53B07" w:rsidRDefault="00F53B07" w:rsidP="00F53B07">
      <w:pPr>
        <w:jc w:val="center"/>
        <w:rPr>
          <w:b/>
          <w:bCs/>
          <w:sz w:val="40"/>
          <w:szCs w:val="40"/>
        </w:rPr>
      </w:pPr>
    </w:p>
    <w:p w14:paraId="273A8560" w14:textId="60855A40" w:rsidR="00F53B07" w:rsidRPr="003200A0" w:rsidRDefault="00F53B07" w:rsidP="00F53B07">
      <w:pPr>
        <w:jc w:val="center"/>
        <w:rPr>
          <w:b/>
          <w:bCs/>
          <w:sz w:val="40"/>
          <w:szCs w:val="40"/>
        </w:rPr>
      </w:pPr>
      <w:r>
        <w:rPr>
          <w:b/>
          <w:bCs/>
          <w:sz w:val="40"/>
          <w:szCs w:val="40"/>
        </w:rPr>
        <w:t>Extended Circulation Test</w:t>
      </w:r>
      <w:r w:rsidRPr="003200A0">
        <w:rPr>
          <w:b/>
          <w:bCs/>
          <w:sz w:val="40"/>
          <w:szCs w:val="40"/>
        </w:rPr>
        <w:t xml:space="preserve"> Report</w:t>
      </w:r>
    </w:p>
    <w:p w14:paraId="0B1B7D88" w14:textId="154A5455" w:rsidR="00F53B07" w:rsidRPr="003200A0" w:rsidRDefault="00F53B07" w:rsidP="00F53B07">
      <w:pPr>
        <w:jc w:val="center"/>
        <w:rPr>
          <w:b/>
          <w:bCs/>
          <w:sz w:val="40"/>
          <w:szCs w:val="40"/>
        </w:rPr>
      </w:pPr>
      <w:r w:rsidRPr="003200A0">
        <w:rPr>
          <w:b/>
          <w:bCs/>
          <w:sz w:val="40"/>
          <w:szCs w:val="40"/>
        </w:rPr>
        <w:t>Utah FORGE 16</w:t>
      </w:r>
      <w:r>
        <w:rPr>
          <w:b/>
          <w:bCs/>
          <w:sz w:val="40"/>
          <w:szCs w:val="40"/>
        </w:rPr>
        <w:t>A</w:t>
      </w:r>
      <w:r w:rsidRPr="003200A0">
        <w:rPr>
          <w:b/>
          <w:bCs/>
          <w:sz w:val="40"/>
          <w:szCs w:val="40"/>
        </w:rPr>
        <w:t>(78)-32</w:t>
      </w:r>
      <w:r>
        <w:rPr>
          <w:b/>
          <w:bCs/>
          <w:sz w:val="40"/>
          <w:szCs w:val="40"/>
        </w:rPr>
        <w:t xml:space="preserve"> and </w:t>
      </w:r>
      <w:r w:rsidRPr="003200A0">
        <w:rPr>
          <w:b/>
          <w:bCs/>
          <w:sz w:val="40"/>
          <w:szCs w:val="40"/>
        </w:rPr>
        <w:t>16B(78)-32</w:t>
      </w:r>
    </w:p>
    <w:p w14:paraId="38AB9316" w14:textId="52351C16" w:rsidR="00F53B07" w:rsidRDefault="00F53B07" w:rsidP="00F53B07">
      <w:pPr>
        <w:jc w:val="center"/>
      </w:pPr>
    </w:p>
    <w:p w14:paraId="253DA912" w14:textId="181817B6" w:rsidR="008B6194" w:rsidRDefault="005A621F" w:rsidP="00F53B07">
      <w:pPr>
        <w:jc w:val="center"/>
      </w:pPr>
      <w:r>
        <w:rPr>
          <w:noProof/>
        </w:rPr>
        <w:drawing>
          <wp:inline distT="0" distB="0" distL="0" distR="0" wp14:anchorId="3721B00C" wp14:editId="51156D11">
            <wp:extent cx="5942988" cy="2138362"/>
            <wp:effectExtent l="114300" t="114300" r="133985" b="147955"/>
            <wp:docPr id="593132940" name="Picture 3" descr="A large industrial area with buildings and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32940" name="Picture 3" descr="A large industrial area with buildings and a factory&#10;&#10;Description automatically generated with medium confidenc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0662" b="21363"/>
                    <a:stretch/>
                  </pic:blipFill>
                  <pic:spPr bwMode="auto">
                    <a:xfrm>
                      <a:off x="0" y="0"/>
                      <a:ext cx="5943600" cy="21385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5BEC0D" w14:textId="6A8FFD14" w:rsidR="008B6194" w:rsidRDefault="008B6194" w:rsidP="00F53B07">
      <w:pPr>
        <w:jc w:val="center"/>
      </w:pPr>
    </w:p>
    <w:p w14:paraId="2936942D" w14:textId="77777777" w:rsidR="00F53B07" w:rsidRPr="003701FC" w:rsidRDefault="00F53B07" w:rsidP="00F53B07">
      <w:pPr>
        <w:jc w:val="center"/>
        <w:rPr>
          <w:b/>
          <w:bCs/>
          <w:sz w:val="32"/>
          <w:szCs w:val="28"/>
        </w:rPr>
      </w:pPr>
      <w:r w:rsidRPr="003701FC">
        <w:rPr>
          <w:b/>
          <w:bCs/>
          <w:sz w:val="32"/>
          <w:szCs w:val="28"/>
        </w:rPr>
        <w:t>Prepared by:</w:t>
      </w:r>
    </w:p>
    <w:p w14:paraId="2DDF4C61" w14:textId="77777777" w:rsidR="00F53B07" w:rsidRPr="003200A0" w:rsidRDefault="00F53B07" w:rsidP="00F53B07">
      <w:pPr>
        <w:jc w:val="center"/>
        <w:rPr>
          <w:sz w:val="18"/>
          <w:szCs w:val="16"/>
        </w:rPr>
      </w:pPr>
    </w:p>
    <w:p w14:paraId="6A81EA65" w14:textId="77777777" w:rsidR="00F53B07" w:rsidRPr="003200A0" w:rsidRDefault="00F53B07" w:rsidP="00F53B07">
      <w:pPr>
        <w:jc w:val="center"/>
        <w:rPr>
          <w:sz w:val="28"/>
          <w:szCs w:val="24"/>
        </w:rPr>
      </w:pPr>
      <w:r w:rsidRPr="003200A0">
        <w:rPr>
          <w:sz w:val="28"/>
          <w:szCs w:val="24"/>
        </w:rPr>
        <w:t>Kevin England</w:t>
      </w:r>
    </w:p>
    <w:p w14:paraId="150A17A2" w14:textId="77777777" w:rsidR="00F53B07" w:rsidRPr="003200A0" w:rsidRDefault="00F53B07" w:rsidP="00F53B07">
      <w:pPr>
        <w:jc w:val="center"/>
        <w:rPr>
          <w:sz w:val="28"/>
          <w:szCs w:val="24"/>
        </w:rPr>
      </w:pPr>
      <w:r w:rsidRPr="003200A0">
        <w:rPr>
          <w:sz w:val="28"/>
          <w:szCs w:val="24"/>
        </w:rPr>
        <w:t>Leroy Swearingen</w:t>
      </w:r>
    </w:p>
    <w:p w14:paraId="3F396DC1" w14:textId="77777777" w:rsidR="00F53B07" w:rsidRPr="003200A0" w:rsidRDefault="00F53B07" w:rsidP="00F53B07">
      <w:pPr>
        <w:jc w:val="center"/>
        <w:rPr>
          <w:sz w:val="28"/>
          <w:szCs w:val="24"/>
        </w:rPr>
      </w:pPr>
      <w:r w:rsidRPr="003200A0">
        <w:rPr>
          <w:sz w:val="28"/>
          <w:szCs w:val="24"/>
        </w:rPr>
        <w:t>John McLennan</w:t>
      </w:r>
    </w:p>
    <w:p w14:paraId="19345F08" w14:textId="77777777" w:rsidR="00F53B07" w:rsidRDefault="00F53B07" w:rsidP="00F53B07">
      <w:pPr>
        <w:jc w:val="center"/>
      </w:pPr>
    </w:p>
    <w:p w14:paraId="364E8460" w14:textId="77777777" w:rsidR="00156179" w:rsidRDefault="00635BA2" w:rsidP="00F53B07">
      <w:pPr>
        <w:jc w:val="right"/>
        <w:rPr>
          <w:b/>
          <w:bCs/>
          <w:sz w:val="28"/>
          <w:szCs w:val="24"/>
        </w:rPr>
      </w:pPr>
      <w:r>
        <w:rPr>
          <w:b/>
          <w:bCs/>
          <w:sz w:val="28"/>
          <w:szCs w:val="24"/>
        </w:rPr>
        <w:t xml:space="preserve">October </w:t>
      </w:r>
      <w:r w:rsidR="00F53B07">
        <w:rPr>
          <w:b/>
          <w:bCs/>
          <w:sz w:val="28"/>
          <w:szCs w:val="24"/>
        </w:rPr>
        <w:t>2024</w:t>
      </w:r>
    </w:p>
    <w:p w14:paraId="092E6830" w14:textId="2FADB6E7" w:rsidR="00F53B07" w:rsidRDefault="00F53B07" w:rsidP="00F53B07">
      <w:pPr>
        <w:jc w:val="right"/>
        <w:rPr>
          <w:b/>
          <w:bCs/>
          <w:sz w:val="28"/>
          <w:szCs w:val="24"/>
        </w:rPr>
      </w:pPr>
      <w:r>
        <w:rPr>
          <w:b/>
          <w:bCs/>
          <w:sz w:val="28"/>
          <w:szCs w:val="24"/>
        </w:rPr>
        <w:br w:type="page"/>
      </w:r>
    </w:p>
    <w:sdt>
      <w:sdtPr>
        <w:rPr>
          <w:rFonts w:eastAsiaTheme="minorHAnsi" w:cstheme="minorBidi"/>
          <w:b w:val="0"/>
          <w:color w:val="auto"/>
          <w:sz w:val="24"/>
          <w:szCs w:val="22"/>
        </w:rPr>
        <w:id w:val="131755400"/>
        <w:docPartObj>
          <w:docPartGallery w:val="Table of Contents"/>
          <w:docPartUnique/>
        </w:docPartObj>
      </w:sdtPr>
      <w:sdtEndPr>
        <w:rPr>
          <w:bCs/>
          <w:noProof/>
          <w:szCs w:val="24"/>
        </w:rPr>
      </w:sdtEndPr>
      <w:sdtContent>
        <w:p w14:paraId="73728FF7" w14:textId="7BFBBF76" w:rsidR="00272AF3" w:rsidRDefault="00272AF3">
          <w:pPr>
            <w:pStyle w:val="TOCHeading"/>
          </w:pPr>
          <w:r>
            <w:t>Contents</w:t>
          </w:r>
        </w:p>
        <w:p w14:paraId="12BB6FEA" w14:textId="7F30CE2E" w:rsidR="00B261EA" w:rsidRPr="00B261EA" w:rsidRDefault="00272AF3">
          <w:pPr>
            <w:pStyle w:val="TOC1"/>
            <w:rPr>
              <w:rFonts w:eastAsiaTheme="minorEastAsia"/>
              <w:b w:val="0"/>
              <w:noProof/>
              <w:kern w:val="2"/>
              <w:sz w:val="24"/>
              <w:szCs w:val="24"/>
              <w14:ligatures w14:val="standardContextual"/>
            </w:rPr>
          </w:pPr>
          <w:r w:rsidRPr="00B261EA">
            <w:rPr>
              <w:b w:val="0"/>
              <w:bCs/>
              <w:sz w:val="24"/>
              <w:szCs w:val="24"/>
            </w:rPr>
            <w:fldChar w:fldCharType="begin"/>
          </w:r>
          <w:r w:rsidRPr="00B261EA">
            <w:rPr>
              <w:b w:val="0"/>
              <w:bCs/>
              <w:sz w:val="24"/>
              <w:szCs w:val="24"/>
            </w:rPr>
            <w:instrText xml:space="preserve"> TOC \o "1-3" \h \z \u </w:instrText>
          </w:r>
          <w:r w:rsidRPr="00B261EA">
            <w:rPr>
              <w:b w:val="0"/>
              <w:bCs/>
              <w:sz w:val="24"/>
              <w:szCs w:val="24"/>
            </w:rPr>
            <w:fldChar w:fldCharType="separate"/>
          </w:r>
          <w:hyperlink w:anchor="_Toc179382289" w:history="1">
            <w:r w:rsidR="00B261EA" w:rsidRPr="00B261EA">
              <w:rPr>
                <w:rStyle w:val="Hyperlink"/>
                <w:noProof/>
                <w:sz w:val="24"/>
                <w:szCs w:val="24"/>
              </w:rPr>
              <w:t>Executive Summary</w:t>
            </w:r>
            <w:r w:rsidR="00B261EA" w:rsidRPr="00B261EA">
              <w:rPr>
                <w:noProof/>
                <w:webHidden/>
                <w:sz w:val="24"/>
                <w:szCs w:val="24"/>
              </w:rPr>
              <w:tab/>
            </w:r>
            <w:r w:rsidR="00B261EA" w:rsidRPr="00B261EA">
              <w:rPr>
                <w:noProof/>
                <w:webHidden/>
                <w:sz w:val="24"/>
                <w:szCs w:val="24"/>
              </w:rPr>
              <w:fldChar w:fldCharType="begin"/>
            </w:r>
            <w:r w:rsidR="00B261EA" w:rsidRPr="00B261EA">
              <w:rPr>
                <w:noProof/>
                <w:webHidden/>
                <w:sz w:val="24"/>
                <w:szCs w:val="24"/>
              </w:rPr>
              <w:instrText xml:space="preserve"> PAGEREF _Toc179382289 \h </w:instrText>
            </w:r>
            <w:r w:rsidR="00B261EA" w:rsidRPr="00B261EA">
              <w:rPr>
                <w:noProof/>
                <w:webHidden/>
                <w:sz w:val="24"/>
                <w:szCs w:val="24"/>
              </w:rPr>
            </w:r>
            <w:r w:rsidR="00B261EA" w:rsidRPr="00B261EA">
              <w:rPr>
                <w:noProof/>
                <w:webHidden/>
                <w:sz w:val="24"/>
                <w:szCs w:val="24"/>
              </w:rPr>
              <w:fldChar w:fldCharType="separate"/>
            </w:r>
            <w:r w:rsidR="00B261EA">
              <w:rPr>
                <w:noProof/>
                <w:webHidden/>
                <w:sz w:val="24"/>
                <w:szCs w:val="24"/>
              </w:rPr>
              <w:t>3</w:t>
            </w:r>
            <w:r w:rsidR="00B261EA" w:rsidRPr="00B261EA">
              <w:rPr>
                <w:noProof/>
                <w:webHidden/>
                <w:sz w:val="24"/>
                <w:szCs w:val="24"/>
              </w:rPr>
              <w:fldChar w:fldCharType="end"/>
            </w:r>
          </w:hyperlink>
        </w:p>
        <w:p w14:paraId="3BC123EC" w14:textId="7ABDEACB" w:rsidR="00B261EA" w:rsidRPr="00B261EA" w:rsidRDefault="00B261EA">
          <w:pPr>
            <w:pStyle w:val="TOC1"/>
            <w:rPr>
              <w:rFonts w:eastAsiaTheme="minorEastAsia"/>
              <w:b w:val="0"/>
              <w:noProof/>
              <w:kern w:val="2"/>
              <w:sz w:val="24"/>
              <w:szCs w:val="24"/>
              <w14:ligatures w14:val="standardContextual"/>
            </w:rPr>
          </w:pPr>
          <w:hyperlink w:anchor="_Toc179382290" w:history="1">
            <w:r w:rsidRPr="00B261EA">
              <w:rPr>
                <w:rStyle w:val="Hyperlink"/>
                <w:noProof/>
                <w:sz w:val="24"/>
                <w:szCs w:val="24"/>
              </w:rPr>
              <w:t>Introduction</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_Toc179382290 \h </w:instrText>
            </w:r>
            <w:r w:rsidRPr="00B261EA">
              <w:rPr>
                <w:noProof/>
                <w:webHidden/>
                <w:sz w:val="24"/>
                <w:szCs w:val="24"/>
              </w:rPr>
            </w:r>
            <w:r w:rsidRPr="00B261EA">
              <w:rPr>
                <w:noProof/>
                <w:webHidden/>
                <w:sz w:val="24"/>
                <w:szCs w:val="24"/>
              </w:rPr>
              <w:fldChar w:fldCharType="separate"/>
            </w:r>
            <w:r>
              <w:rPr>
                <w:noProof/>
                <w:webHidden/>
                <w:sz w:val="24"/>
                <w:szCs w:val="24"/>
              </w:rPr>
              <w:t>4</w:t>
            </w:r>
            <w:r w:rsidRPr="00B261EA">
              <w:rPr>
                <w:noProof/>
                <w:webHidden/>
                <w:sz w:val="24"/>
                <w:szCs w:val="24"/>
              </w:rPr>
              <w:fldChar w:fldCharType="end"/>
            </w:r>
          </w:hyperlink>
        </w:p>
        <w:p w14:paraId="7B8BEC3F" w14:textId="13061FA6" w:rsidR="00B261EA" w:rsidRPr="00B261EA" w:rsidRDefault="00B261EA">
          <w:pPr>
            <w:pStyle w:val="TOC1"/>
            <w:rPr>
              <w:rFonts w:eastAsiaTheme="minorEastAsia"/>
              <w:b w:val="0"/>
              <w:noProof/>
              <w:kern w:val="2"/>
              <w:sz w:val="24"/>
              <w:szCs w:val="24"/>
              <w14:ligatures w14:val="standardContextual"/>
            </w:rPr>
          </w:pPr>
          <w:hyperlink w:anchor="_Toc179382291" w:history="1">
            <w:r w:rsidRPr="00B261EA">
              <w:rPr>
                <w:rStyle w:val="Hyperlink"/>
                <w:noProof/>
                <w:sz w:val="24"/>
                <w:szCs w:val="24"/>
              </w:rPr>
              <w:t>Before Operations:</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_Toc179382291 \h </w:instrText>
            </w:r>
            <w:r w:rsidRPr="00B261EA">
              <w:rPr>
                <w:noProof/>
                <w:webHidden/>
                <w:sz w:val="24"/>
                <w:szCs w:val="24"/>
              </w:rPr>
            </w:r>
            <w:r w:rsidRPr="00B261EA">
              <w:rPr>
                <w:noProof/>
                <w:webHidden/>
                <w:sz w:val="24"/>
                <w:szCs w:val="24"/>
              </w:rPr>
              <w:fldChar w:fldCharType="separate"/>
            </w:r>
            <w:r>
              <w:rPr>
                <w:noProof/>
                <w:webHidden/>
                <w:sz w:val="24"/>
                <w:szCs w:val="24"/>
              </w:rPr>
              <w:t>4</w:t>
            </w:r>
            <w:r w:rsidRPr="00B261EA">
              <w:rPr>
                <w:noProof/>
                <w:webHidden/>
                <w:sz w:val="24"/>
                <w:szCs w:val="24"/>
              </w:rPr>
              <w:fldChar w:fldCharType="end"/>
            </w:r>
          </w:hyperlink>
        </w:p>
        <w:p w14:paraId="41F33315" w14:textId="2550FA6B" w:rsidR="00B261EA" w:rsidRPr="00B261EA" w:rsidRDefault="00B261EA">
          <w:pPr>
            <w:pStyle w:val="TOC1"/>
            <w:rPr>
              <w:rFonts w:eastAsiaTheme="minorEastAsia"/>
              <w:b w:val="0"/>
              <w:noProof/>
              <w:kern w:val="2"/>
              <w:sz w:val="24"/>
              <w:szCs w:val="24"/>
              <w14:ligatures w14:val="standardContextual"/>
            </w:rPr>
          </w:pPr>
          <w:hyperlink w:anchor="_Toc179382292" w:history="1">
            <w:r w:rsidRPr="00B261EA">
              <w:rPr>
                <w:rStyle w:val="Hyperlink"/>
                <w:noProof/>
                <w:sz w:val="24"/>
                <w:szCs w:val="24"/>
              </w:rPr>
              <w:t>Workover</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_Toc179382292 \h </w:instrText>
            </w:r>
            <w:r w:rsidRPr="00B261EA">
              <w:rPr>
                <w:noProof/>
                <w:webHidden/>
                <w:sz w:val="24"/>
                <w:szCs w:val="24"/>
              </w:rPr>
            </w:r>
            <w:r w:rsidRPr="00B261EA">
              <w:rPr>
                <w:noProof/>
                <w:webHidden/>
                <w:sz w:val="24"/>
                <w:szCs w:val="24"/>
              </w:rPr>
              <w:fldChar w:fldCharType="separate"/>
            </w:r>
            <w:r>
              <w:rPr>
                <w:noProof/>
                <w:webHidden/>
                <w:sz w:val="24"/>
                <w:szCs w:val="24"/>
              </w:rPr>
              <w:t>4</w:t>
            </w:r>
            <w:r w:rsidRPr="00B261EA">
              <w:rPr>
                <w:noProof/>
                <w:webHidden/>
                <w:sz w:val="24"/>
                <w:szCs w:val="24"/>
              </w:rPr>
              <w:fldChar w:fldCharType="end"/>
            </w:r>
          </w:hyperlink>
        </w:p>
        <w:p w14:paraId="29FB92C2" w14:textId="5883C55C" w:rsidR="00B261EA" w:rsidRPr="00B261EA" w:rsidRDefault="00B261EA">
          <w:pPr>
            <w:pStyle w:val="TOC1"/>
            <w:rPr>
              <w:rFonts w:eastAsiaTheme="minorEastAsia"/>
              <w:b w:val="0"/>
              <w:noProof/>
              <w:kern w:val="2"/>
              <w:sz w:val="24"/>
              <w:szCs w:val="24"/>
              <w14:ligatures w14:val="standardContextual"/>
            </w:rPr>
          </w:pPr>
          <w:hyperlink w:anchor="_Toc179382293" w:history="1">
            <w:r w:rsidRPr="00B261EA">
              <w:rPr>
                <w:rStyle w:val="Hyperlink"/>
                <w:noProof/>
                <w:sz w:val="24"/>
                <w:szCs w:val="24"/>
              </w:rPr>
              <w:t>Circulation Testing</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_Toc179382293 \h </w:instrText>
            </w:r>
            <w:r w:rsidRPr="00B261EA">
              <w:rPr>
                <w:noProof/>
                <w:webHidden/>
                <w:sz w:val="24"/>
                <w:szCs w:val="24"/>
              </w:rPr>
            </w:r>
            <w:r w:rsidRPr="00B261EA">
              <w:rPr>
                <w:noProof/>
                <w:webHidden/>
                <w:sz w:val="24"/>
                <w:szCs w:val="24"/>
              </w:rPr>
              <w:fldChar w:fldCharType="separate"/>
            </w:r>
            <w:r>
              <w:rPr>
                <w:noProof/>
                <w:webHidden/>
                <w:sz w:val="24"/>
                <w:szCs w:val="24"/>
              </w:rPr>
              <w:t>5</w:t>
            </w:r>
            <w:r w:rsidRPr="00B261EA">
              <w:rPr>
                <w:noProof/>
                <w:webHidden/>
                <w:sz w:val="24"/>
                <w:szCs w:val="24"/>
              </w:rPr>
              <w:fldChar w:fldCharType="end"/>
            </w:r>
          </w:hyperlink>
        </w:p>
        <w:p w14:paraId="3339E60F" w14:textId="2A80C427" w:rsidR="00B261EA" w:rsidRPr="00B261EA" w:rsidRDefault="00B261EA">
          <w:pPr>
            <w:pStyle w:val="TOC1"/>
            <w:rPr>
              <w:rFonts w:eastAsiaTheme="minorEastAsia"/>
              <w:b w:val="0"/>
              <w:noProof/>
              <w:kern w:val="2"/>
              <w:sz w:val="24"/>
              <w:szCs w:val="24"/>
              <w14:ligatures w14:val="standardContextual"/>
            </w:rPr>
          </w:pPr>
          <w:hyperlink w:anchor="_Toc179382294" w:history="1">
            <w:r w:rsidRPr="00B261EA">
              <w:rPr>
                <w:rStyle w:val="Hyperlink"/>
                <w:noProof/>
                <w:sz w:val="24"/>
                <w:szCs w:val="24"/>
              </w:rPr>
              <w:t>Circulation</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_Toc179382294 \h </w:instrText>
            </w:r>
            <w:r w:rsidRPr="00B261EA">
              <w:rPr>
                <w:noProof/>
                <w:webHidden/>
                <w:sz w:val="24"/>
                <w:szCs w:val="24"/>
              </w:rPr>
            </w:r>
            <w:r w:rsidRPr="00B261EA">
              <w:rPr>
                <w:noProof/>
                <w:webHidden/>
                <w:sz w:val="24"/>
                <w:szCs w:val="24"/>
              </w:rPr>
              <w:fldChar w:fldCharType="separate"/>
            </w:r>
            <w:r>
              <w:rPr>
                <w:noProof/>
                <w:webHidden/>
                <w:sz w:val="24"/>
                <w:szCs w:val="24"/>
              </w:rPr>
              <w:t>6</w:t>
            </w:r>
            <w:r w:rsidRPr="00B261EA">
              <w:rPr>
                <w:noProof/>
                <w:webHidden/>
                <w:sz w:val="24"/>
                <w:szCs w:val="24"/>
              </w:rPr>
              <w:fldChar w:fldCharType="end"/>
            </w:r>
          </w:hyperlink>
        </w:p>
        <w:p w14:paraId="4F3B8F29" w14:textId="5FC4926B" w:rsidR="00B261EA" w:rsidRPr="00B261EA" w:rsidRDefault="00B261EA">
          <w:pPr>
            <w:pStyle w:val="TOC1"/>
            <w:rPr>
              <w:rFonts w:eastAsiaTheme="minorEastAsia"/>
              <w:b w:val="0"/>
              <w:noProof/>
              <w:kern w:val="2"/>
              <w:sz w:val="24"/>
              <w:szCs w:val="24"/>
              <w14:ligatures w14:val="standardContextual"/>
            </w:rPr>
          </w:pPr>
          <w:hyperlink w:anchor="_Toc179382295" w:history="1">
            <w:r w:rsidRPr="00B261EA">
              <w:rPr>
                <w:rStyle w:val="Hyperlink"/>
                <w:noProof/>
                <w:sz w:val="24"/>
                <w:szCs w:val="24"/>
              </w:rPr>
              <w:t>Sampling and Additive Metering/Testing Procedure</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_Toc179382295 \h </w:instrText>
            </w:r>
            <w:r w:rsidRPr="00B261EA">
              <w:rPr>
                <w:noProof/>
                <w:webHidden/>
                <w:sz w:val="24"/>
                <w:szCs w:val="24"/>
              </w:rPr>
            </w:r>
            <w:r w:rsidRPr="00B261EA">
              <w:rPr>
                <w:noProof/>
                <w:webHidden/>
                <w:sz w:val="24"/>
                <w:szCs w:val="24"/>
              </w:rPr>
              <w:fldChar w:fldCharType="separate"/>
            </w:r>
            <w:r>
              <w:rPr>
                <w:noProof/>
                <w:webHidden/>
                <w:sz w:val="24"/>
                <w:szCs w:val="24"/>
              </w:rPr>
              <w:t>26</w:t>
            </w:r>
            <w:r w:rsidRPr="00B261EA">
              <w:rPr>
                <w:noProof/>
                <w:webHidden/>
                <w:sz w:val="24"/>
                <w:szCs w:val="24"/>
              </w:rPr>
              <w:fldChar w:fldCharType="end"/>
            </w:r>
          </w:hyperlink>
        </w:p>
        <w:p w14:paraId="3AEFFD33" w14:textId="009A2E08" w:rsidR="00B261EA" w:rsidRPr="00B261EA" w:rsidRDefault="00B261EA">
          <w:pPr>
            <w:pStyle w:val="TOC2"/>
            <w:tabs>
              <w:tab w:val="right" w:leader="dot" w:pos="9350"/>
            </w:tabs>
            <w:rPr>
              <w:rFonts w:ascii="Trebuchet MS" w:eastAsiaTheme="minorEastAsia" w:hAnsi="Trebuchet MS"/>
              <w:noProof/>
              <w:kern w:val="2"/>
              <w:sz w:val="24"/>
              <w:szCs w:val="24"/>
              <w14:ligatures w14:val="standardContextual"/>
            </w:rPr>
          </w:pPr>
          <w:hyperlink w:anchor="_Toc179382296" w:history="1">
            <w:r w:rsidRPr="00B261EA">
              <w:rPr>
                <w:rStyle w:val="Hyperlink"/>
                <w:rFonts w:ascii="Trebuchet MS" w:hAnsi="Trebuchet MS"/>
                <w:noProof/>
                <w:sz w:val="24"/>
                <w:szCs w:val="24"/>
              </w:rPr>
              <w:t>Pre-Test Assessments</w:t>
            </w:r>
            <w:r w:rsidRPr="00B261EA">
              <w:rPr>
                <w:rFonts w:ascii="Trebuchet MS" w:hAnsi="Trebuchet MS"/>
                <w:noProof/>
                <w:webHidden/>
                <w:sz w:val="24"/>
                <w:szCs w:val="24"/>
              </w:rPr>
              <w:tab/>
            </w:r>
            <w:r w:rsidRPr="00B261EA">
              <w:rPr>
                <w:rFonts w:ascii="Trebuchet MS" w:hAnsi="Trebuchet MS"/>
                <w:noProof/>
                <w:webHidden/>
                <w:sz w:val="24"/>
                <w:szCs w:val="24"/>
              </w:rPr>
              <w:fldChar w:fldCharType="begin"/>
            </w:r>
            <w:r w:rsidRPr="00B261EA">
              <w:rPr>
                <w:rFonts w:ascii="Trebuchet MS" w:hAnsi="Trebuchet MS"/>
                <w:noProof/>
                <w:webHidden/>
                <w:sz w:val="24"/>
                <w:szCs w:val="24"/>
              </w:rPr>
              <w:instrText xml:space="preserve"> PAGEREF _Toc179382296 \h </w:instrText>
            </w:r>
            <w:r w:rsidRPr="00B261EA">
              <w:rPr>
                <w:rFonts w:ascii="Trebuchet MS" w:hAnsi="Trebuchet MS"/>
                <w:noProof/>
                <w:webHidden/>
                <w:sz w:val="24"/>
                <w:szCs w:val="24"/>
              </w:rPr>
            </w:r>
            <w:r w:rsidRPr="00B261EA">
              <w:rPr>
                <w:rFonts w:ascii="Trebuchet MS" w:hAnsi="Trebuchet MS"/>
                <w:noProof/>
                <w:webHidden/>
                <w:sz w:val="24"/>
                <w:szCs w:val="24"/>
              </w:rPr>
              <w:fldChar w:fldCharType="separate"/>
            </w:r>
            <w:r>
              <w:rPr>
                <w:rFonts w:ascii="Trebuchet MS" w:hAnsi="Trebuchet MS"/>
                <w:noProof/>
                <w:webHidden/>
                <w:sz w:val="24"/>
                <w:szCs w:val="24"/>
              </w:rPr>
              <w:t>26</w:t>
            </w:r>
            <w:r w:rsidRPr="00B261EA">
              <w:rPr>
                <w:rFonts w:ascii="Trebuchet MS" w:hAnsi="Trebuchet MS"/>
                <w:noProof/>
                <w:webHidden/>
                <w:sz w:val="24"/>
                <w:szCs w:val="24"/>
              </w:rPr>
              <w:fldChar w:fldCharType="end"/>
            </w:r>
          </w:hyperlink>
        </w:p>
        <w:p w14:paraId="23D1572F" w14:textId="1C22865E" w:rsidR="00B261EA" w:rsidRPr="00B261EA" w:rsidRDefault="00B261EA">
          <w:pPr>
            <w:pStyle w:val="TOC2"/>
            <w:tabs>
              <w:tab w:val="right" w:leader="dot" w:pos="9350"/>
            </w:tabs>
            <w:rPr>
              <w:rFonts w:ascii="Trebuchet MS" w:eastAsiaTheme="minorEastAsia" w:hAnsi="Trebuchet MS"/>
              <w:noProof/>
              <w:kern w:val="2"/>
              <w:sz w:val="24"/>
              <w:szCs w:val="24"/>
              <w14:ligatures w14:val="standardContextual"/>
            </w:rPr>
          </w:pPr>
          <w:hyperlink w:anchor="_Toc179382297" w:history="1">
            <w:r w:rsidRPr="00B261EA">
              <w:rPr>
                <w:rStyle w:val="Hyperlink"/>
                <w:rFonts w:ascii="Trebuchet MS" w:hAnsi="Trebuchet MS"/>
                <w:noProof/>
                <w:sz w:val="24"/>
                <w:szCs w:val="24"/>
              </w:rPr>
              <w:t>Assessments During Pumping</w:t>
            </w:r>
            <w:r w:rsidRPr="00B261EA">
              <w:rPr>
                <w:rFonts w:ascii="Trebuchet MS" w:hAnsi="Trebuchet MS"/>
                <w:noProof/>
                <w:webHidden/>
                <w:sz w:val="24"/>
                <w:szCs w:val="24"/>
              </w:rPr>
              <w:tab/>
            </w:r>
            <w:r w:rsidRPr="00B261EA">
              <w:rPr>
                <w:rFonts w:ascii="Trebuchet MS" w:hAnsi="Trebuchet MS"/>
                <w:noProof/>
                <w:webHidden/>
                <w:sz w:val="24"/>
                <w:szCs w:val="24"/>
              </w:rPr>
              <w:fldChar w:fldCharType="begin"/>
            </w:r>
            <w:r w:rsidRPr="00B261EA">
              <w:rPr>
                <w:rFonts w:ascii="Trebuchet MS" w:hAnsi="Trebuchet MS"/>
                <w:noProof/>
                <w:webHidden/>
                <w:sz w:val="24"/>
                <w:szCs w:val="24"/>
              </w:rPr>
              <w:instrText xml:space="preserve"> PAGEREF _Toc179382297 \h </w:instrText>
            </w:r>
            <w:r w:rsidRPr="00B261EA">
              <w:rPr>
                <w:rFonts w:ascii="Trebuchet MS" w:hAnsi="Trebuchet MS"/>
                <w:noProof/>
                <w:webHidden/>
                <w:sz w:val="24"/>
                <w:szCs w:val="24"/>
              </w:rPr>
            </w:r>
            <w:r w:rsidRPr="00B261EA">
              <w:rPr>
                <w:rFonts w:ascii="Trebuchet MS" w:hAnsi="Trebuchet MS"/>
                <w:noProof/>
                <w:webHidden/>
                <w:sz w:val="24"/>
                <w:szCs w:val="24"/>
              </w:rPr>
              <w:fldChar w:fldCharType="separate"/>
            </w:r>
            <w:r>
              <w:rPr>
                <w:rFonts w:ascii="Trebuchet MS" w:hAnsi="Trebuchet MS"/>
                <w:noProof/>
                <w:webHidden/>
                <w:sz w:val="24"/>
                <w:szCs w:val="24"/>
              </w:rPr>
              <w:t>28</w:t>
            </w:r>
            <w:r w:rsidRPr="00B261EA">
              <w:rPr>
                <w:rFonts w:ascii="Trebuchet MS" w:hAnsi="Trebuchet MS"/>
                <w:noProof/>
                <w:webHidden/>
                <w:sz w:val="24"/>
                <w:szCs w:val="24"/>
              </w:rPr>
              <w:fldChar w:fldCharType="end"/>
            </w:r>
          </w:hyperlink>
        </w:p>
        <w:p w14:paraId="310A6EC2" w14:textId="7C79DE63" w:rsidR="00B261EA" w:rsidRPr="00B261EA" w:rsidRDefault="00B261EA">
          <w:pPr>
            <w:pStyle w:val="TOC1"/>
            <w:rPr>
              <w:rFonts w:eastAsiaTheme="minorEastAsia"/>
              <w:b w:val="0"/>
              <w:noProof/>
              <w:kern w:val="2"/>
              <w:sz w:val="24"/>
              <w:szCs w:val="24"/>
              <w14:ligatures w14:val="standardContextual"/>
            </w:rPr>
          </w:pPr>
          <w:hyperlink w:anchor="_Toc179382298" w:history="1">
            <w:r w:rsidRPr="00B261EA">
              <w:rPr>
                <w:rStyle w:val="Hyperlink"/>
                <w:noProof/>
                <w:sz w:val="24"/>
                <w:szCs w:val="24"/>
              </w:rPr>
              <w:t>Injection Records</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_Toc179382298 \h </w:instrText>
            </w:r>
            <w:r w:rsidRPr="00B261EA">
              <w:rPr>
                <w:noProof/>
                <w:webHidden/>
                <w:sz w:val="24"/>
                <w:szCs w:val="24"/>
              </w:rPr>
            </w:r>
            <w:r w:rsidRPr="00B261EA">
              <w:rPr>
                <w:noProof/>
                <w:webHidden/>
                <w:sz w:val="24"/>
                <w:szCs w:val="24"/>
              </w:rPr>
              <w:fldChar w:fldCharType="separate"/>
            </w:r>
            <w:r>
              <w:rPr>
                <w:noProof/>
                <w:webHidden/>
                <w:sz w:val="24"/>
                <w:szCs w:val="24"/>
              </w:rPr>
              <w:t>28</w:t>
            </w:r>
            <w:r w:rsidRPr="00B261EA">
              <w:rPr>
                <w:noProof/>
                <w:webHidden/>
                <w:sz w:val="24"/>
                <w:szCs w:val="24"/>
              </w:rPr>
              <w:fldChar w:fldCharType="end"/>
            </w:r>
          </w:hyperlink>
        </w:p>
        <w:p w14:paraId="7847C34B" w14:textId="6C94CED9" w:rsidR="00B261EA" w:rsidRPr="00B261EA" w:rsidRDefault="00B261EA">
          <w:pPr>
            <w:pStyle w:val="TOC1"/>
            <w:rPr>
              <w:rFonts w:eastAsiaTheme="minorEastAsia"/>
              <w:b w:val="0"/>
              <w:noProof/>
              <w:kern w:val="2"/>
              <w:sz w:val="24"/>
              <w:szCs w:val="24"/>
              <w14:ligatures w14:val="standardContextual"/>
            </w:rPr>
          </w:pPr>
          <w:hyperlink w:anchor="_Toc179382299" w:history="1">
            <w:r w:rsidRPr="00B261EA">
              <w:rPr>
                <w:rStyle w:val="Hyperlink"/>
                <w:noProof/>
                <w:sz w:val="24"/>
                <w:szCs w:val="24"/>
              </w:rPr>
              <w:t>Appendix A: Nine-hour Circulation Test (April 27, 2024)</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_Toc179382299 \h </w:instrText>
            </w:r>
            <w:r w:rsidRPr="00B261EA">
              <w:rPr>
                <w:noProof/>
                <w:webHidden/>
                <w:sz w:val="24"/>
                <w:szCs w:val="24"/>
              </w:rPr>
            </w:r>
            <w:r w:rsidRPr="00B261EA">
              <w:rPr>
                <w:noProof/>
                <w:webHidden/>
                <w:sz w:val="24"/>
                <w:szCs w:val="24"/>
              </w:rPr>
              <w:fldChar w:fldCharType="separate"/>
            </w:r>
            <w:r>
              <w:rPr>
                <w:noProof/>
                <w:webHidden/>
                <w:sz w:val="24"/>
                <w:szCs w:val="24"/>
              </w:rPr>
              <w:t>33</w:t>
            </w:r>
            <w:r w:rsidRPr="00B261EA">
              <w:rPr>
                <w:noProof/>
                <w:webHidden/>
                <w:sz w:val="24"/>
                <w:szCs w:val="24"/>
              </w:rPr>
              <w:fldChar w:fldCharType="end"/>
            </w:r>
          </w:hyperlink>
        </w:p>
        <w:p w14:paraId="741C04A3" w14:textId="09C2EB4C" w:rsidR="00B261EA" w:rsidRPr="00B261EA" w:rsidRDefault="00B261EA">
          <w:pPr>
            <w:pStyle w:val="TOC1"/>
            <w:rPr>
              <w:rFonts w:eastAsiaTheme="minorEastAsia"/>
              <w:b w:val="0"/>
              <w:noProof/>
              <w:kern w:val="2"/>
              <w:sz w:val="24"/>
              <w:szCs w:val="24"/>
              <w14:ligatures w14:val="standardContextual"/>
            </w:rPr>
          </w:pPr>
          <w:hyperlink w:anchor="_Toc179382300" w:history="1">
            <w:r w:rsidRPr="00B261EA">
              <w:rPr>
                <w:rStyle w:val="Hyperlink"/>
                <w:noProof/>
                <w:sz w:val="24"/>
                <w:szCs w:val="24"/>
              </w:rPr>
              <w:t>Appendix B: On-Location Water Analyses</w:t>
            </w:r>
            <w:r w:rsidRPr="00B261EA">
              <w:rPr>
                <w:noProof/>
                <w:webHidden/>
                <w:sz w:val="24"/>
                <w:szCs w:val="24"/>
              </w:rPr>
              <w:tab/>
            </w:r>
            <w:r w:rsidRPr="00B261EA">
              <w:rPr>
                <w:noProof/>
                <w:webHidden/>
                <w:sz w:val="24"/>
                <w:szCs w:val="24"/>
              </w:rPr>
              <w:fldChar w:fldCharType="begin"/>
            </w:r>
            <w:r w:rsidRPr="00B261EA">
              <w:rPr>
                <w:noProof/>
                <w:webHidden/>
                <w:sz w:val="24"/>
                <w:szCs w:val="24"/>
              </w:rPr>
              <w:instrText xml:space="preserve"> PAGEREF _Toc179382300 \h </w:instrText>
            </w:r>
            <w:r w:rsidRPr="00B261EA">
              <w:rPr>
                <w:noProof/>
                <w:webHidden/>
                <w:sz w:val="24"/>
                <w:szCs w:val="24"/>
              </w:rPr>
            </w:r>
            <w:r w:rsidRPr="00B261EA">
              <w:rPr>
                <w:noProof/>
                <w:webHidden/>
                <w:sz w:val="24"/>
                <w:szCs w:val="24"/>
              </w:rPr>
              <w:fldChar w:fldCharType="separate"/>
            </w:r>
            <w:r>
              <w:rPr>
                <w:noProof/>
                <w:webHidden/>
                <w:sz w:val="24"/>
                <w:szCs w:val="24"/>
              </w:rPr>
              <w:t>36</w:t>
            </w:r>
            <w:r w:rsidRPr="00B261EA">
              <w:rPr>
                <w:noProof/>
                <w:webHidden/>
                <w:sz w:val="24"/>
                <w:szCs w:val="24"/>
              </w:rPr>
              <w:fldChar w:fldCharType="end"/>
            </w:r>
          </w:hyperlink>
        </w:p>
        <w:p w14:paraId="0D09F7FC" w14:textId="71EACCBC" w:rsidR="00272AF3" w:rsidRPr="00272AF3" w:rsidRDefault="00272AF3">
          <w:pPr>
            <w:rPr>
              <w:bCs/>
              <w:szCs w:val="24"/>
            </w:rPr>
          </w:pPr>
          <w:r w:rsidRPr="00B261EA">
            <w:rPr>
              <w:bCs/>
              <w:noProof/>
              <w:szCs w:val="24"/>
            </w:rPr>
            <w:fldChar w:fldCharType="end"/>
          </w:r>
        </w:p>
      </w:sdtContent>
    </w:sdt>
    <w:p w14:paraId="74CA0691" w14:textId="77777777" w:rsidR="00F53B07" w:rsidRPr="000C3B18" w:rsidRDefault="00F53B07" w:rsidP="00F544E8">
      <w:pPr>
        <w:pStyle w:val="Heading1"/>
      </w:pPr>
      <w:r>
        <w:br w:type="page"/>
      </w:r>
    </w:p>
    <w:p w14:paraId="056AD746" w14:textId="77777777" w:rsidR="00F53B07" w:rsidRPr="00EF3210" w:rsidRDefault="00F53B07" w:rsidP="00F544E8">
      <w:pPr>
        <w:pStyle w:val="Heading1"/>
      </w:pPr>
      <w:bookmarkStart w:id="0" w:name="_Toc179382289"/>
      <w:r w:rsidRPr="00EF3210">
        <w:lastRenderedPageBreak/>
        <w:t>Executive Summary</w:t>
      </w:r>
      <w:bookmarkEnd w:id="0"/>
    </w:p>
    <w:p w14:paraId="79BE404D" w14:textId="77777777" w:rsidR="00293640" w:rsidRPr="0066225F" w:rsidRDefault="00293640" w:rsidP="00293640">
      <w:pPr>
        <w:jc w:val="both"/>
        <w:rPr>
          <w:rStyle w:val="Strong"/>
          <w:b w:val="0"/>
        </w:rPr>
      </w:pPr>
    </w:p>
    <w:tbl>
      <w:tblPr>
        <w:tblW w:w="9340" w:type="dxa"/>
        <w:jc w:val="center"/>
        <w:tblBorders>
          <w:top w:val="single" w:sz="4" w:space="0" w:color="auto"/>
          <w:left w:val="single" w:sz="8" w:space="0" w:color="auto"/>
          <w:bottom w:val="single" w:sz="8" w:space="0" w:color="auto"/>
          <w:right w:val="single" w:sz="8" w:space="0" w:color="auto"/>
          <w:insideH w:val="single" w:sz="8" w:space="0" w:color="auto"/>
          <w:insideV w:val="single" w:sz="8" w:space="0" w:color="auto"/>
        </w:tblBorders>
        <w:tblCellMar>
          <w:left w:w="144" w:type="dxa"/>
          <w:right w:w="0" w:type="dxa"/>
        </w:tblCellMar>
        <w:tblLook w:val="04A0" w:firstRow="1" w:lastRow="0" w:firstColumn="1" w:lastColumn="0" w:noHBand="0" w:noVBand="1"/>
      </w:tblPr>
      <w:tblGrid>
        <w:gridCol w:w="3140"/>
        <w:gridCol w:w="2430"/>
        <w:gridCol w:w="3770"/>
      </w:tblGrid>
      <w:tr w:rsidR="00293640" w:rsidRPr="00B261EA" w14:paraId="3FA2369A" w14:textId="77777777" w:rsidTr="00B261EA">
        <w:trPr>
          <w:trHeight w:val="360"/>
          <w:jc w:val="center"/>
        </w:trPr>
        <w:tc>
          <w:tcPr>
            <w:tcW w:w="3140" w:type="dxa"/>
            <w:tcMar>
              <w:top w:w="0" w:type="dxa"/>
              <w:left w:w="108" w:type="dxa"/>
              <w:bottom w:w="0" w:type="dxa"/>
              <w:right w:w="108" w:type="dxa"/>
            </w:tcMar>
            <w:vAlign w:val="center"/>
          </w:tcPr>
          <w:p w14:paraId="12B5BABE" w14:textId="77777777" w:rsidR="00293640" w:rsidRPr="00B261EA" w:rsidRDefault="00293640" w:rsidP="00272AF3">
            <w:pPr>
              <w:spacing w:line="240" w:lineRule="auto"/>
              <w:jc w:val="center"/>
              <w:rPr>
                <w:b/>
                <w:bCs/>
                <w:color w:val="000000"/>
                <w:sz w:val="22"/>
              </w:rPr>
            </w:pPr>
            <w:r w:rsidRPr="00B261EA">
              <w:rPr>
                <w:b/>
                <w:bCs/>
                <w:color w:val="000000"/>
                <w:sz w:val="22"/>
              </w:rPr>
              <w:t>Parameter</w:t>
            </w:r>
          </w:p>
        </w:tc>
        <w:tc>
          <w:tcPr>
            <w:tcW w:w="2430" w:type="dxa"/>
            <w:vAlign w:val="center"/>
          </w:tcPr>
          <w:p w14:paraId="60C9CCBC" w14:textId="77777777" w:rsidR="00293640" w:rsidRPr="00B261EA" w:rsidRDefault="00293640" w:rsidP="00272AF3">
            <w:pPr>
              <w:spacing w:line="240" w:lineRule="auto"/>
              <w:jc w:val="center"/>
              <w:rPr>
                <w:b/>
                <w:bCs/>
                <w:sz w:val="22"/>
              </w:rPr>
            </w:pPr>
            <w:r w:rsidRPr="00B261EA">
              <w:rPr>
                <w:b/>
                <w:bCs/>
                <w:sz w:val="22"/>
              </w:rPr>
              <w:t>Well 16A(78)-32</w:t>
            </w:r>
          </w:p>
        </w:tc>
        <w:tc>
          <w:tcPr>
            <w:tcW w:w="3770" w:type="dxa"/>
            <w:tcMar>
              <w:top w:w="0" w:type="dxa"/>
              <w:left w:w="108" w:type="dxa"/>
              <w:bottom w:w="0" w:type="dxa"/>
              <w:right w:w="108" w:type="dxa"/>
            </w:tcMar>
            <w:vAlign w:val="center"/>
          </w:tcPr>
          <w:p w14:paraId="38C02D9A" w14:textId="77777777" w:rsidR="00293640" w:rsidRPr="00B261EA" w:rsidRDefault="00293640" w:rsidP="00272AF3">
            <w:pPr>
              <w:spacing w:line="240" w:lineRule="auto"/>
              <w:jc w:val="center"/>
              <w:rPr>
                <w:b/>
                <w:bCs/>
                <w:sz w:val="22"/>
              </w:rPr>
            </w:pPr>
            <w:r w:rsidRPr="00B261EA">
              <w:rPr>
                <w:b/>
                <w:bCs/>
                <w:sz w:val="22"/>
              </w:rPr>
              <w:t>Well 16B(78)-32</w:t>
            </w:r>
          </w:p>
        </w:tc>
      </w:tr>
      <w:tr w:rsidR="00FC6BC7" w:rsidRPr="00B261EA" w14:paraId="5C354017" w14:textId="77777777" w:rsidTr="00B261EA">
        <w:trPr>
          <w:trHeight w:val="360"/>
          <w:jc w:val="center"/>
        </w:trPr>
        <w:tc>
          <w:tcPr>
            <w:tcW w:w="3140" w:type="dxa"/>
            <w:tcMar>
              <w:top w:w="0" w:type="dxa"/>
              <w:left w:w="108" w:type="dxa"/>
              <w:bottom w:w="0" w:type="dxa"/>
              <w:right w:w="108" w:type="dxa"/>
            </w:tcMar>
            <w:vAlign w:val="center"/>
            <w:hideMark/>
          </w:tcPr>
          <w:p w14:paraId="4D157AA0" w14:textId="77777777" w:rsidR="00FC6BC7" w:rsidRPr="00B261EA" w:rsidRDefault="00FC6BC7" w:rsidP="00FC6BC7">
            <w:pPr>
              <w:spacing w:line="240" w:lineRule="auto"/>
              <w:rPr>
                <w:color w:val="000000"/>
                <w:sz w:val="22"/>
              </w:rPr>
            </w:pPr>
            <w:bookmarkStart w:id="1" w:name="_Hlk49416899"/>
            <w:r w:rsidRPr="00B261EA">
              <w:rPr>
                <w:color w:val="000000"/>
                <w:sz w:val="22"/>
              </w:rPr>
              <w:t>Northing of Wellhead</w:t>
            </w:r>
          </w:p>
        </w:tc>
        <w:tc>
          <w:tcPr>
            <w:tcW w:w="2430" w:type="dxa"/>
          </w:tcPr>
          <w:p w14:paraId="4C0E2D4E" w14:textId="3B69091D" w:rsidR="00FC6BC7" w:rsidRPr="00B261EA" w:rsidRDefault="00FC6BC7" w:rsidP="00FC6BC7">
            <w:pPr>
              <w:spacing w:line="240" w:lineRule="auto"/>
              <w:rPr>
                <w:sz w:val="22"/>
              </w:rPr>
            </w:pPr>
            <w:r w:rsidRPr="00B261EA">
              <w:rPr>
                <w:sz w:val="22"/>
              </w:rPr>
              <w:t>13987645.20 ft</w:t>
            </w:r>
          </w:p>
        </w:tc>
        <w:tc>
          <w:tcPr>
            <w:tcW w:w="3770" w:type="dxa"/>
            <w:tcMar>
              <w:top w:w="0" w:type="dxa"/>
              <w:left w:w="108" w:type="dxa"/>
              <w:bottom w:w="0" w:type="dxa"/>
              <w:right w:w="108" w:type="dxa"/>
            </w:tcMar>
            <w:vAlign w:val="center"/>
          </w:tcPr>
          <w:p w14:paraId="56ECF9BA" w14:textId="77777777" w:rsidR="00FC6BC7" w:rsidRPr="00B261EA" w:rsidRDefault="00FC6BC7" w:rsidP="00FC6BC7">
            <w:pPr>
              <w:spacing w:line="240" w:lineRule="auto"/>
              <w:rPr>
                <w:sz w:val="22"/>
              </w:rPr>
            </w:pPr>
            <w:r w:rsidRPr="00B261EA">
              <w:rPr>
                <w:sz w:val="22"/>
              </w:rPr>
              <w:t>13987765.96 ft (UTM 4263471.065)</w:t>
            </w:r>
          </w:p>
        </w:tc>
      </w:tr>
      <w:tr w:rsidR="00FC6BC7" w:rsidRPr="00B261EA" w14:paraId="43521382" w14:textId="77777777" w:rsidTr="00B261EA">
        <w:trPr>
          <w:trHeight w:val="360"/>
          <w:jc w:val="center"/>
        </w:trPr>
        <w:tc>
          <w:tcPr>
            <w:tcW w:w="3140" w:type="dxa"/>
            <w:tcMar>
              <w:top w:w="0" w:type="dxa"/>
              <w:left w:w="108" w:type="dxa"/>
              <w:bottom w:w="0" w:type="dxa"/>
              <w:right w:w="108" w:type="dxa"/>
            </w:tcMar>
            <w:vAlign w:val="center"/>
            <w:hideMark/>
          </w:tcPr>
          <w:p w14:paraId="01E8A54D" w14:textId="77777777" w:rsidR="00FC6BC7" w:rsidRPr="00B261EA" w:rsidRDefault="00FC6BC7" w:rsidP="00FC6BC7">
            <w:pPr>
              <w:spacing w:line="240" w:lineRule="auto"/>
              <w:rPr>
                <w:color w:val="000000"/>
                <w:sz w:val="22"/>
              </w:rPr>
            </w:pPr>
            <w:r w:rsidRPr="00B261EA">
              <w:rPr>
                <w:color w:val="000000"/>
                <w:sz w:val="22"/>
              </w:rPr>
              <w:t xml:space="preserve">Easting of Wellhead </w:t>
            </w:r>
          </w:p>
        </w:tc>
        <w:tc>
          <w:tcPr>
            <w:tcW w:w="2430" w:type="dxa"/>
          </w:tcPr>
          <w:p w14:paraId="551A2083" w14:textId="65A9CCD9" w:rsidR="00FC6BC7" w:rsidRPr="00B261EA" w:rsidRDefault="00FC6BC7" w:rsidP="00FC6BC7">
            <w:pPr>
              <w:spacing w:line="240" w:lineRule="auto"/>
              <w:rPr>
                <w:sz w:val="22"/>
              </w:rPr>
            </w:pPr>
            <w:r w:rsidRPr="00B261EA">
              <w:rPr>
                <w:sz w:val="22"/>
              </w:rPr>
              <w:t>1097896.92 ft</w:t>
            </w:r>
          </w:p>
        </w:tc>
        <w:tc>
          <w:tcPr>
            <w:tcW w:w="3770" w:type="dxa"/>
            <w:tcMar>
              <w:top w:w="0" w:type="dxa"/>
              <w:left w:w="108" w:type="dxa"/>
              <w:bottom w:w="0" w:type="dxa"/>
              <w:right w:w="108" w:type="dxa"/>
            </w:tcMar>
            <w:vAlign w:val="center"/>
          </w:tcPr>
          <w:p w14:paraId="665E1B81" w14:textId="77777777" w:rsidR="00FC6BC7" w:rsidRPr="00B261EA" w:rsidRDefault="00FC6BC7" w:rsidP="00FC6BC7">
            <w:pPr>
              <w:spacing w:line="240" w:lineRule="auto"/>
              <w:rPr>
                <w:sz w:val="22"/>
              </w:rPr>
            </w:pPr>
            <w:r w:rsidRPr="00B261EA">
              <w:rPr>
                <w:sz w:val="22"/>
              </w:rPr>
              <w:t>1097907.09 ft (UTM 334642.081)</w:t>
            </w:r>
          </w:p>
        </w:tc>
      </w:tr>
      <w:tr w:rsidR="00293640" w:rsidRPr="00B261EA" w14:paraId="0CACAB08" w14:textId="77777777" w:rsidTr="00B261EA">
        <w:trPr>
          <w:trHeight w:val="323"/>
          <w:jc w:val="center"/>
        </w:trPr>
        <w:tc>
          <w:tcPr>
            <w:tcW w:w="3140" w:type="dxa"/>
            <w:tcMar>
              <w:top w:w="0" w:type="dxa"/>
              <w:left w:w="108" w:type="dxa"/>
              <w:bottom w:w="0" w:type="dxa"/>
              <w:right w:w="108" w:type="dxa"/>
            </w:tcMar>
            <w:vAlign w:val="center"/>
          </w:tcPr>
          <w:p w14:paraId="3EC32E6E" w14:textId="77777777" w:rsidR="00293640" w:rsidRPr="00B261EA" w:rsidRDefault="00293640" w:rsidP="00272AF3">
            <w:pPr>
              <w:spacing w:line="240" w:lineRule="auto"/>
              <w:rPr>
                <w:color w:val="000000"/>
                <w:sz w:val="22"/>
              </w:rPr>
            </w:pPr>
            <w:r w:rsidRPr="00B261EA">
              <w:rPr>
                <w:sz w:val="22"/>
              </w:rPr>
              <w:t>KB Elevation</w:t>
            </w:r>
          </w:p>
        </w:tc>
        <w:tc>
          <w:tcPr>
            <w:tcW w:w="2430" w:type="dxa"/>
            <w:vAlign w:val="center"/>
          </w:tcPr>
          <w:p w14:paraId="60D90162" w14:textId="0A6FA195" w:rsidR="00293640" w:rsidRPr="00B261EA" w:rsidRDefault="00FC6BC7" w:rsidP="00272AF3">
            <w:pPr>
              <w:tabs>
                <w:tab w:val="left" w:pos="2760"/>
              </w:tabs>
              <w:spacing w:line="240" w:lineRule="auto"/>
              <w:rPr>
                <w:bCs/>
                <w:sz w:val="22"/>
              </w:rPr>
            </w:pPr>
            <w:r w:rsidRPr="00B261EA">
              <w:rPr>
                <w:bCs/>
                <w:sz w:val="22"/>
              </w:rPr>
              <w:t>5,445.6</w:t>
            </w:r>
          </w:p>
        </w:tc>
        <w:tc>
          <w:tcPr>
            <w:tcW w:w="3770" w:type="dxa"/>
            <w:tcMar>
              <w:top w:w="0" w:type="dxa"/>
              <w:left w:w="108" w:type="dxa"/>
              <w:bottom w:w="0" w:type="dxa"/>
              <w:right w:w="108" w:type="dxa"/>
            </w:tcMar>
            <w:vAlign w:val="center"/>
          </w:tcPr>
          <w:p w14:paraId="0016FB20" w14:textId="704F291C" w:rsidR="00293640" w:rsidRPr="00B261EA" w:rsidRDefault="00293640" w:rsidP="00272AF3">
            <w:pPr>
              <w:tabs>
                <w:tab w:val="left" w:pos="2760"/>
              </w:tabs>
              <w:spacing w:line="240" w:lineRule="auto"/>
              <w:rPr>
                <w:bCs/>
                <w:sz w:val="22"/>
              </w:rPr>
            </w:pPr>
            <w:r w:rsidRPr="00B261EA">
              <w:rPr>
                <w:bCs/>
                <w:sz w:val="22"/>
              </w:rPr>
              <w:t>5</w:t>
            </w:r>
            <w:r w:rsidR="00031C4A" w:rsidRPr="00B261EA">
              <w:rPr>
                <w:bCs/>
                <w:sz w:val="22"/>
              </w:rPr>
              <w:t>,</w:t>
            </w:r>
            <w:r w:rsidRPr="00B261EA">
              <w:rPr>
                <w:bCs/>
                <w:sz w:val="22"/>
              </w:rPr>
              <w:t>447.65 ft (confirm)</w:t>
            </w:r>
          </w:p>
        </w:tc>
      </w:tr>
      <w:tr w:rsidR="00293640" w:rsidRPr="00B261EA" w14:paraId="25789467" w14:textId="77777777" w:rsidTr="00B261EA">
        <w:trPr>
          <w:trHeight w:val="323"/>
          <w:jc w:val="center"/>
        </w:trPr>
        <w:tc>
          <w:tcPr>
            <w:tcW w:w="3140" w:type="dxa"/>
            <w:tcMar>
              <w:top w:w="0" w:type="dxa"/>
              <w:left w:w="108" w:type="dxa"/>
              <w:bottom w:w="0" w:type="dxa"/>
              <w:right w:w="108" w:type="dxa"/>
            </w:tcMar>
            <w:vAlign w:val="center"/>
          </w:tcPr>
          <w:p w14:paraId="572A126B" w14:textId="77777777" w:rsidR="00293640" w:rsidRPr="00B261EA" w:rsidRDefault="00293640" w:rsidP="00272AF3">
            <w:pPr>
              <w:spacing w:line="240" w:lineRule="auto"/>
              <w:rPr>
                <w:color w:val="000000"/>
                <w:sz w:val="22"/>
              </w:rPr>
            </w:pPr>
            <w:r w:rsidRPr="00B261EA">
              <w:rPr>
                <w:sz w:val="22"/>
              </w:rPr>
              <w:t>GL Elevation</w:t>
            </w:r>
          </w:p>
        </w:tc>
        <w:tc>
          <w:tcPr>
            <w:tcW w:w="2430" w:type="dxa"/>
            <w:vAlign w:val="center"/>
          </w:tcPr>
          <w:p w14:paraId="0411896E" w14:textId="77777777" w:rsidR="00293640" w:rsidRPr="00B261EA" w:rsidRDefault="00293640" w:rsidP="00272AF3">
            <w:pPr>
              <w:spacing w:line="240" w:lineRule="auto"/>
              <w:rPr>
                <w:color w:val="000000"/>
                <w:sz w:val="22"/>
              </w:rPr>
            </w:pPr>
            <w:r w:rsidRPr="00B261EA">
              <w:rPr>
                <w:color w:val="000000"/>
                <w:sz w:val="22"/>
              </w:rPr>
              <w:t>5,415.1 ft</w:t>
            </w:r>
          </w:p>
        </w:tc>
        <w:tc>
          <w:tcPr>
            <w:tcW w:w="3770" w:type="dxa"/>
            <w:tcMar>
              <w:top w:w="0" w:type="dxa"/>
              <w:left w:w="108" w:type="dxa"/>
              <w:bottom w:w="0" w:type="dxa"/>
              <w:right w:w="108" w:type="dxa"/>
            </w:tcMar>
            <w:vAlign w:val="center"/>
          </w:tcPr>
          <w:p w14:paraId="2FD1FA35" w14:textId="27E900F9" w:rsidR="00293640" w:rsidRPr="00B261EA" w:rsidRDefault="00293640" w:rsidP="00272AF3">
            <w:pPr>
              <w:spacing w:line="240" w:lineRule="auto"/>
              <w:rPr>
                <w:color w:val="000000"/>
                <w:sz w:val="22"/>
              </w:rPr>
            </w:pPr>
            <w:r w:rsidRPr="00B261EA">
              <w:rPr>
                <w:color w:val="000000"/>
                <w:sz w:val="22"/>
              </w:rPr>
              <w:t>5</w:t>
            </w:r>
            <w:r w:rsidR="00031C4A" w:rsidRPr="00B261EA">
              <w:rPr>
                <w:color w:val="000000"/>
                <w:sz w:val="22"/>
              </w:rPr>
              <w:t>,</w:t>
            </w:r>
            <w:r w:rsidRPr="00B261EA">
              <w:rPr>
                <w:color w:val="000000"/>
                <w:sz w:val="22"/>
              </w:rPr>
              <w:t>415.65 ft</w:t>
            </w:r>
          </w:p>
        </w:tc>
      </w:tr>
      <w:tr w:rsidR="00293640" w:rsidRPr="00B261EA" w14:paraId="2D1FA07E" w14:textId="77777777" w:rsidTr="00B261EA">
        <w:trPr>
          <w:trHeight w:val="323"/>
          <w:jc w:val="center"/>
        </w:trPr>
        <w:tc>
          <w:tcPr>
            <w:tcW w:w="3140" w:type="dxa"/>
            <w:tcMar>
              <w:top w:w="0" w:type="dxa"/>
              <w:left w:w="108" w:type="dxa"/>
              <w:bottom w:w="0" w:type="dxa"/>
              <w:right w:w="108" w:type="dxa"/>
            </w:tcMar>
            <w:vAlign w:val="center"/>
            <w:hideMark/>
          </w:tcPr>
          <w:p w14:paraId="1DE20265" w14:textId="77777777" w:rsidR="00293640" w:rsidRPr="00B261EA" w:rsidRDefault="00293640" w:rsidP="00272AF3">
            <w:pPr>
              <w:spacing w:line="240" w:lineRule="auto"/>
              <w:rPr>
                <w:color w:val="000000"/>
                <w:sz w:val="22"/>
              </w:rPr>
            </w:pPr>
            <w:r w:rsidRPr="00B261EA">
              <w:rPr>
                <w:color w:val="000000"/>
                <w:sz w:val="22"/>
              </w:rPr>
              <w:t>Kick-off Depth</w:t>
            </w:r>
          </w:p>
        </w:tc>
        <w:tc>
          <w:tcPr>
            <w:tcW w:w="2430" w:type="dxa"/>
            <w:vAlign w:val="center"/>
          </w:tcPr>
          <w:p w14:paraId="0282A168" w14:textId="77777777" w:rsidR="00293640" w:rsidRPr="00B261EA" w:rsidRDefault="00293640" w:rsidP="00272AF3">
            <w:pPr>
              <w:spacing w:line="240" w:lineRule="auto"/>
              <w:rPr>
                <w:color w:val="000000"/>
                <w:sz w:val="22"/>
              </w:rPr>
            </w:pPr>
            <w:r w:rsidRPr="00B261EA">
              <w:rPr>
                <w:color w:val="000000"/>
                <w:sz w:val="22"/>
              </w:rPr>
              <w:t>5,938 ft</w:t>
            </w:r>
          </w:p>
        </w:tc>
        <w:tc>
          <w:tcPr>
            <w:tcW w:w="3770" w:type="dxa"/>
            <w:tcMar>
              <w:top w:w="0" w:type="dxa"/>
              <w:left w:w="108" w:type="dxa"/>
              <w:bottom w:w="0" w:type="dxa"/>
              <w:right w:w="108" w:type="dxa"/>
            </w:tcMar>
            <w:vAlign w:val="center"/>
          </w:tcPr>
          <w:p w14:paraId="6876B58C" w14:textId="77777777" w:rsidR="00293640" w:rsidRPr="00B261EA" w:rsidRDefault="00293640" w:rsidP="00272AF3">
            <w:pPr>
              <w:spacing w:line="240" w:lineRule="auto"/>
              <w:rPr>
                <w:color w:val="000000"/>
                <w:sz w:val="22"/>
              </w:rPr>
            </w:pPr>
            <w:r w:rsidRPr="00B261EA">
              <w:rPr>
                <w:color w:val="000000"/>
                <w:sz w:val="22"/>
              </w:rPr>
              <w:t>5,600 ft</w:t>
            </w:r>
          </w:p>
        </w:tc>
      </w:tr>
      <w:tr w:rsidR="00293640" w:rsidRPr="00B261EA" w14:paraId="3335DE38" w14:textId="77777777" w:rsidTr="00B261EA">
        <w:trPr>
          <w:trHeight w:val="323"/>
          <w:jc w:val="center"/>
        </w:trPr>
        <w:tc>
          <w:tcPr>
            <w:tcW w:w="3140" w:type="dxa"/>
            <w:tcMar>
              <w:top w:w="0" w:type="dxa"/>
              <w:left w:w="108" w:type="dxa"/>
              <w:bottom w:w="0" w:type="dxa"/>
              <w:right w:w="108" w:type="dxa"/>
            </w:tcMar>
            <w:vAlign w:val="center"/>
            <w:hideMark/>
          </w:tcPr>
          <w:p w14:paraId="315CCA15" w14:textId="77777777" w:rsidR="00293640" w:rsidRPr="00B261EA" w:rsidRDefault="00293640" w:rsidP="00272AF3">
            <w:pPr>
              <w:spacing w:line="240" w:lineRule="auto"/>
              <w:rPr>
                <w:color w:val="000000"/>
                <w:sz w:val="22"/>
              </w:rPr>
            </w:pPr>
            <w:r w:rsidRPr="00B261EA">
              <w:rPr>
                <w:color w:val="000000"/>
                <w:sz w:val="22"/>
              </w:rPr>
              <w:t>Azimuth of Tangent</w:t>
            </w:r>
          </w:p>
        </w:tc>
        <w:tc>
          <w:tcPr>
            <w:tcW w:w="2430" w:type="dxa"/>
            <w:vAlign w:val="center"/>
          </w:tcPr>
          <w:p w14:paraId="4FC145F8" w14:textId="77777777" w:rsidR="00293640" w:rsidRPr="00B261EA" w:rsidRDefault="00293640" w:rsidP="00272AF3">
            <w:pPr>
              <w:spacing w:line="240" w:lineRule="auto"/>
              <w:rPr>
                <w:color w:val="000000"/>
                <w:sz w:val="22"/>
              </w:rPr>
            </w:pPr>
            <w:r w:rsidRPr="00B261EA">
              <w:rPr>
                <w:color w:val="000000"/>
                <w:sz w:val="22"/>
              </w:rPr>
              <w:t>105</w:t>
            </w:r>
          </w:p>
        </w:tc>
        <w:tc>
          <w:tcPr>
            <w:tcW w:w="3770" w:type="dxa"/>
            <w:tcMar>
              <w:top w:w="0" w:type="dxa"/>
              <w:left w:w="108" w:type="dxa"/>
              <w:bottom w:w="0" w:type="dxa"/>
              <w:right w:w="108" w:type="dxa"/>
            </w:tcMar>
            <w:vAlign w:val="center"/>
            <w:hideMark/>
          </w:tcPr>
          <w:p w14:paraId="44A619BA" w14:textId="77777777" w:rsidR="00293640" w:rsidRPr="00B261EA" w:rsidRDefault="00293640" w:rsidP="00272AF3">
            <w:pPr>
              <w:spacing w:line="240" w:lineRule="auto"/>
              <w:rPr>
                <w:color w:val="000000"/>
                <w:sz w:val="22"/>
              </w:rPr>
            </w:pPr>
            <w:r w:rsidRPr="00B261EA">
              <w:rPr>
                <w:color w:val="000000"/>
                <w:sz w:val="22"/>
              </w:rPr>
              <w:t>105</w:t>
            </w:r>
          </w:p>
        </w:tc>
      </w:tr>
      <w:tr w:rsidR="00293640" w:rsidRPr="00B261EA" w14:paraId="657F9447" w14:textId="77777777" w:rsidTr="00B261EA">
        <w:trPr>
          <w:trHeight w:val="323"/>
          <w:jc w:val="center"/>
        </w:trPr>
        <w:tc>
          <w:tcPr>
            <w:tcW w:w="3140" w:type="dxa"/>
            <w:tcMar>
              <w:top w:w="0" w:type="dxa"/>
              <w:left w:w="108" w:type="dxa"/>
              <w:bottom w:w="0" w:type="dxa"/>
              <w:right w:w="108" w:type="dxa"/>
            </w:tcMar>
            <w:vAlign w:val="center"/>
            <w:hideMark/>
          </w:tcPr>
          <w:p w14:paraId="349AE888" w14:textId="77777777" w:rsidR="00293640" w:rsidRPr="00B261EA" w:rsidRDefault="00293640" w:rsidP="00272AF3">
            <w:pPr>
              <w:spacing w:line="240" w:lineRule="auto"/>
              <w:rPr>
                <w:color w:val="000000"/>
                <w:sz w:val="22"/>
              </w:rPr>
            </w:pPr>
            <w:r w:rsidRPr="00B261EA">
              <w:rPr>
                <w:color w:val="000000"/>
                <w:sz w:val="22"/>
              </w:rPr>
              <w:t>Build Rate</w:t>
            </w:r>
          </w:p>
        </w:tc>
        <w:tc>
          <w:tcPr>
            <w:tcW w:w="2430" w:type="dxa"/>
            <w:vAlign w:val="center"/>
          </w:tcPr>
          <w:p w14:paraId="35D7693F" w14:textId="77777777" w:rsidR="00293640" w:rsidRPr="00B261EA" w:rsidRDefault="00293640" w:rsidP="00272AF3">
            <w:pPr>
              <w:spacing w:line="240" w:lineRule="auto"/>
              <w:rPr>
                <w:color w:val="000000"/>
                <w:sz w:val="22"/>
              </w:rPr>
            </w:pPr>
            <w:r w:rsidRPr="00B261EA">
              <w:rPr>
                <w:color w:val="000000"/>
                <w:sz w:val="22"/>
              </w:rPr>
              <w:t>5°/100 ft</w:t>
            </w:r>
          </w:p>
        </w:tc>
        <w:tc>
          <w:tcPr>
            <w:tcW w:w="3770" w:type="dxa"/>
            <w:tcMar>
              <w:top w:w="0" w:type="dxa"/>
              <w:left w:w="108" w:type="dxa"/>
              <w:bottom w:w="0" w:type="dxa"/>
              <w:right w:w="108" w:type="dxa"/>
            </w:tcMar>
            <w:vAlign w:val="center"/>
            <w:hideMark/>
          </w:tcPr>
          <w:p w14:paraId="23ED6670" w14:textId="77777777" w:rsidR="00293640" w:rsidRPr="00B261EA" w:rsidRDefault="00293640" w:rsidP="00272AF3">
            <w:pPr>
              <w:spacing w:line="240" w:lineRule="auto"/>
              <w:rPr>
                <w:color w:val="000000"/>
                <w:sz w:val="22"/>
              </w:rPr>
            </w:pPr>
            <w:r w:rsidRPr="00B261EA">
              <w:rPr>
                <w:color w:val="000000"/>
                <w:sz w:val="22"/>
              </w:rPr>
              <w:t>5.5°/100 ft</w:t>
            </w:r>
          </w:p>
        </w:tc>
      </w:tr>
      <w:tr w:rsidR="00293640" w:rsidRPr="00B261EA" w14:paraId="586CCDED" w14:textId="77777777" w:rsidTr="00B261EA">
        <w:trPr>
          <w:trHeight w:val="323"/>
          <w:jc w:val="center"/>
        </w:trPr>
        <w:tc>
          <w:tcPr>
            <w:tcW w:w="3140" w:type="dxa"/>
            <w:tcMar>
              <w:top w:w="0" w:type="dxa"/>
              <w:left w:w="108" w:type="dxa"/>
              <w:bottom w:w="0" w:type="dxa"/>
              <w:right w:w="108" w:type="dxa"/>
            </w:tcMar>
            <w:vAlign w:val="center"/>
            <w:hideMark/>
          </w:tcPr>
          <w:p w14:paraId="4C20BF08" w14:textId="77777777" w:rsidR="00293640" w:rsidRPr="00B261EA" w:rsidRDefault="00293640" w:rsidP="00272AF3">
            <w:pPr>
              <w:spacing w:line="240" w:lineRule="auto"/>
              <w:rPr>
                <w:color w:val="000000"/>
                <w:sz w:val="22"/>
              </w:rPr>
            </w:pPr>
            <w:r w:rsidRPr="00B261EA">
              <w:rPr>
                <w:color w:val="000000"/>
                <w:sz w:val="22"/>
              </w:rPr>
              <w:t>Total Measured Depth</w:t>
            </w:r>
          </w:p>
        </w:tc>
        <w:tc>
          <w:tcPr>
            <w:tcW w:w="2430" w:type="dxa"/>
            <w:vAlign w:val="center"/>
          </w:tcPr>
          <w:p w14:paraId="1F4D864D" w14:textId="77777777" w:rsidR="00293640" w:rsidRPr="00B261EA" w:rsidRDefault="00293640" w:rsidP="00272AF3">
            <w:pPr>
              <w:spacing w:line="240" w:lineRule="auto"/>
              <w:rPr>
                <w:color w:val="000000"/>
                <w:sz w:val="22"/>
              </w:rPr>
            </w:pPr>
            <w:r w:rsidRPr="00B261EA">
              <w:rPr>
                <w:color w:val="000000"/>
                <w:sz w:val="22"/>
              </w:rPr>
              <w:t>10,938.3 ft</w:t>
            </w:r>
          </w:p>
        </w:tc>
        <w:tc>
          <w:tcPr>
            <w:tcW w:w="3770" w:type="dxa"/>
            <w:tcMar>
              <w:top w:w="0" w:type="dxa"/>
              <w:left w:w="108" w:type="dxa"/>
              <w:bottom w:w="0" w:type="dxa"/>
              <w:right w:w="108" w:type="dxa"/>
            </w:tcMar>
            <w:vAlign w:val="center"/>
          </w:tcPr>
          <w:p w14:paraId="7C25FD21" w14:textId="77777777" w:rsidR="00293640" w:rsidRPr="00B261EA" w:rsidRDefault="00293640" w:rsidP="00272AF3">
            <w:pPr>
              <w:spacing w:line="240" w:lineRule="auto"/>
              <w:rPr>
                <w:color w:val="000000"/>
                <w:sz w:val="22"/>
                <w:highlight w:val="yellow"/>
              </w:rPr>
            </w:pPr>
            <w:r w:rsidRPr="00B261EA">
              <w:rPr>
                <w:sz w:val="22"/>
              </w:rPr>
              <w:t>10,700.97 ft</w:t>
            </w:r>
          </w:p>
        </w:tc>
      </w:tr>
      <w:tr w:rsidR="00293640" w:rsidRPr="00B261EA" w14:paraId="2567B0CC" w14:textId="77777777" w:rsidTr="00B261EA">
        <w:trPr>
          <w:trHeight w:val="323"/>
          <w:jc w:val="center"/>
        </w:trPr>
        <w:tc>
          <w:tcPr>
            <w:tcW w:w="3140" w:type="dxa"/>
            <w:tcMar>
              <w:top w:w="0" w:type="dxa"/>
              <w:left w:w="108" w:type="dxa"/>
              <w:bottom w:w="0" w:type="dxa"/>
              <w:right w:w="108" w:type="dxa"/>
            </w:tcMar>
            <w:vAlign w:val="center"/>
            <w:hideMark/>
          </w:tcPr>
          <w:p w14:paraId="6124EF83" w14:textId="77777777" w:rsidR="00293640" w:rsidRPr="00B261EA" w:rsidRDefault="00293640" w:rsidP="00272AF3">
            <w:pPr>
              <w:spacing w:line="240" w:lineRule="auto"/>
              <w:rPr>
                <w:color w:val="000000"/>
                <w:sz w:val="22"/>
              </w:rPr>
            </w:pPr>
            <w:r w:rsidRPr="00B261EA">
              <w:rPr>
                <w:color w:val="000000"/>
                <w:sz w:val="22"/>
              </w:rPr>
              <w:t>True Vertical Depth at Toe</w:t>
            </w:r>
          </w:p>
        </w:tc>
        <w:tc>
          <w:tcPr>
            <w:tcW w:w="2430" w:type="dxa"/>
            <w:vAlign w:val="center"/>
          </w:tcPr>
          <w:p w14:paraId="61055C70" w14:textId="77777777" w:rsidR="00293640" w:rsidRPr="00B261EA" w:rsidRDefault="00293640" w:rsidP="00272AF3">
            <w:pPr>
              <w:spacing w:line="240" w:lineRule="auto"/>
              <w:rPr>
                <w:rFonts w:eastAsia="Times New Roman" w:cs="Calibri"/>
                <w:color w:val="000000"/>
                <w:sz w:val="22"/>
              </w:rPr>
            </w:pPr>
            <w:r w:rsidRPr="00B261EA">
              <w:rPr>
                <w:color w:val="000000"/>
                <w:sz w:val="22"/>
              </w:rPr>
              <w:t>8,540.5 ft</w:t>
            </w:r>
          </w:p>
        </w:tc>
        <w:tc>
          <w:tcPr>
            <w:tcW w:w="3770" w:type="dxa"/>
            <w:tcMar>
              <w:top w:w="0" w:type="dxa"/>
              <w:left w:w="108" w:type="dxa"/>
              <w:bottom w:w="0" w:type="dxa"/>
              <w:right w:w="108" w:type="dxa"/>
            </w:tcMar>
            <w:vAlign w:val="center"/>
          </w:tcPr>
          <w:p w14:paraId="25B82B73" w14:textId="77777777" w:rsidR="00293640" w:rsidRPr="00B261EA" w:rsidRDefault="00293640" w:rsidP="00272AF3">
            <w:pPr>
              <w:spacing w:line="240" w:lineRule="auto"/>
              <w:rPr>
                <w:rFonts w:eastAsia="Times New Roman" w:cs="Calibri"/>
                <w:color w:val="000000"/>
                <w:sz w:val="22"/>
                <w:highlight w:val="yellow"/>
              </w:rPr>
            </w:pPr>
            <w:r w:rsidRPr="00B261EA">
              <w:rPr>
                <w:sz w:val="22"/>
              </w:rPr>
              <w:t>8,262.48 ft</w:t>
            </w:r>
          </w:p>
        </w:tc>
      </w:tr>
      <w:bookmarkEnd w:id="1"/>
    </w:tbl>
    <w:p w14:paraId="5619150D" w14:textId="77777777" w:rsidR="00F544E8" w:rsidRPr="00FC6BC7" w:rsidRDefault="00F544E8" w:rsidP="00F544E8">
      <w:pPr>
        <w:rPr>
          <w:szCs w:val="24"/>
        </w:rPr>
      </w:pPr>
    </w:p>
    <w:p w14:paraId="7224311C" w14:textId="27A32B87" w:rsidR="00272AF3" w:rsidRDefault="00272AF3" w:rsidP="00272AF3">
      <w:pPr>
        <w:jc w:val="both"/>
      </w:pPr>
      <w:r>
        <w:t>An extended injection test – injecting into well 16A(78)-32 and producing from 16B(78)-32 confirmed a high efficiency (ratio of mass flow rate out to mass flow rate in), demonstrated temperatures approaching 380°F (Figure i), proved the effectiveness of the scaling inhibition program that was adopted and showed that the injection pressures were high but starting to decline slightly.</w:t>
      </w:r>
    </w:p>
    <w:p w14:paraId="2EEF10B0" w14:textId="77777777" w:rsidR="00272AF3" w:rsidRPr="00272AF3" w:rsidRDefault="00272AF3" w:rsidP="00272AF3">
      <w:pPr>
        <w:jc w:val="both"/>
        <w:rPr>
          <w:sz w:val="12"/>
          <w:szCs w:val="12"/>
        </w:rPr>
      </w:pPr>
    </w:p>
    <w:p w14:paraId="44942D5F" w14:textId="09B965CF" w:rsidR="00272AF3" w:rsidRDefault="00B361EE" w:rsidP="00272AF3">
      <w:pPr>
        <w:jc w:val="center"/>
      </w:pPr>
      <w:r>
        <w:rPr>
          <w:noProof/>
        </w:rPr>
        <w:drawing>
          <wp:inline distT="0" distB="0" distL="0" distR="0" wp14:anchorId="4A9316FB" wp14:editId="238DD1F3">
            <wp:extent cx="5861261" cy="3829050"/>
            <wp:effectExtent l="0" t="0" r="6350" b="0"/>
            <wp:docPr id="1060739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2916" cy="3830131"/>
                    </a:xfrm>
                    <a:prstGeom prst="rect">
                      <a:avLst/>
                    </a:prstGeom>
                    <a:noFill/>
                  </pic:spPr>
                </pic:pic>
              </a:graphicData>
            </a:graphic>
          </wp:inline>
        </w:drawing>
      </w:r>
    </w:p>
    <w:p w14:paraId="039D5EB8" w14:textId="0C70305B" w:rsidR="00272AF3" w:rsidRPr="00272AF3" w:rsidRDefault="00272AF3" w:rsidP="00272AF3">
      <w:pPr>
        <w:jc w:val="both"/>
        <w:rPr>
          <w:b/>
          <w:bCs/>
        </w:rPr>
      </w:pPr>
      <w:r w:rsidRPr="00272AF3">
        <w:rPr>
          <w:b/>
          <w:bCs/>
        </w:rPr>
        <w:t xml:space="preserve">Figure </w:t>
      </w:r>
      <w:r>
        <w:rPr>
          <w:b/>
          <w:bCs/>
        </w:rPr>
        <w:t>i</w:t>
      </w:r>
      <w:r w:rsidRPr="00272AF3">
        <w:rPr>
          <w:b/>
          <w:bCs/>
        </w:rPr>
        <w:t xml:space="preserve">. The ratio of mass flow rates was used to calculate the efficiency – </w:t>
      </w:r>
      <w:r w:rsidR="00EF359A">
        <w:rPr>
          <w:b/>
          <w:bCs/>
        </w:rPr>
        <w:t>approximately</w:t>
      </w:r>
      <w:r w:rsidRPr="00272AF3">
        <w:rPr>
          <w:b/>
          <w:bCs/>
        </w:rPr>
        <w:t xml:space="preserve"> 90%.</w:t>
      </w:r>
    </w:p>
    <w:p w14:paraId="6EEF4E3A" w14:textId="2AF00C6A" w:rsidR="00F53B07" w:rsidRDefault="00F53B07" w:rsidP="00F544E8">
      <w:pPr>
        <w:pStyle w:val="Heading1"/>
      </w:pPr>
      <w:bookmarkStart w:id="2" w:name="_Toc179382290"/>
      <w:r w:rsidRPr="00EF3210">
        <w:lastRenderedPageBreak/>
        <w:t>Introduction</w:t>
      </w:r>
      <w:bookmarkEnd w:id="2"/>
    </w:p>
    <w:p w14:paraId="18167001" w14:textId="2E5964A4" w:rsidR="00F666CE" w:rsidRDefault="00F666CE" w:rsidP="00EF3210">
      <w:pPr>
        <w:jc w:val="both"/>
      </w:pPr>
      <w:r>
        <w:t>A n</w:t>
      </w:r>
      <w:r w:rsidRPr="00F666CE">
        <w:t xml:space="preserve">ine-hour </w:t>
      </w:r>
      <w:r>
        <w:t>c</w:t>
      </w:r>
      <w:r w:rsidRPr="00F666CE">
        <w:t xml:space="preserve">irculation between wells 16A(78)-32 and 16B(78)-32 </w:t>
      </w:r>
      <w:r>
        <w:t xml:space="preserve">was completed </w:t>
      </w:r>
      <w:r w:rsidRPr="00F666CE">
        <w:t xml:space="preserve">on April 27, 2024, at </w:t>
      </w:r>
      <w:r w:rsidR="00EF3210">
        <w:t xml:space="preserve">a </w:t>
      </w:r>
      <w:r>
        <w:t xml:space="preserve">final rate of </w:t>
      </w:r>
      <w:r w:rsidRPr="00F666CE">
        <w:t>~13 bpm</w:t>
      </w:r>
      <w:r>
        <w:t>. That test is summarized in Appendix A.</w:t>
      </w:r>
      <w:r w:rsidR="00EF3210">
        <w:t xml:space="preserve"> The extended circulation commenced on August 8 and circulated </w:t>
      </w:r>
      <w:r w:rsidRPr="00F666CE">
        <w:t>at 10 bpm between wells 16A(78)-32 and 16B(78)-32</w:t>
      </w:r>
      <w:r w:rsidR="00EF3210">
        <w:t xml:space="preserve">. Certain well operations preceding the circulation test are described, along with the testing itself. The water circulated </w:t>
      </w:r>
      <w:r w:rsidR="00F544E8">
        <w:t>was sourced from well 58B-32.</w:t>
      </w:r>
    </w:p>
    <w:p w14:paraId="6F97FA1F" w14:textId="77777777" w:rsidR="00F544E8" w:rsidRPr="00F666CE" w:rsidRDefault="00F544E8" w:rsidP="00EF3210">
      <w:pPr>
        <w:jc w:val="both"/>
      </w:pPr>
    </w:p>
    <w:p w14:paraId="45019610" w14:textId="5330CC1B" w:rsidR="00293640" w:rsidRPr="00CB322E" w:rsidRDefault="00293640" w:rsidP="00F544E8">
      <w:pPr>
        <w:pStyle w:val="Heading1"/>
      </w:pPr>
      <w:bookmarkStart w:id="3" w:name="_Toc179382291"/>
      <w:r>
        <w:t>Before</w:t>
      </w:r>
      <w:r w:rsidRPr="00CB322E">
        <w:t xml:space="preserve"> </w:t>
      </w:r>
      <w:r w:rsidR="00F544E8">
        <w:t>O</w:t>
      </w:r>
      <w:r w:rsidRPr="00CB322E">
        <w:t>perations:</w:t>
      </w:r>
      <w:bookmarkEnd w:id="3"/>
    </w:p>
    <w:p w14:paraId="72519A26" w14:textId="3963A31B" w:rsidR="00293640" w:rsidRDefault="00F544E8" w:rsidP="0034402D">
      <w:pPr>
        <w:jc w:val="both"/>
        <w:rPr>
          <w:szCs w:val="24"/>
        </w:rPr>
      </w:pPr>
      <w:r>
        <w:rPr>
          <w:szCs w:val="24"/>
        </w:rPr>
        <w:t>Before the beginning of operations, the 16</w:t>
      </w:r>
      <w:r w:rsidR="00635BA2">
        <w:rPr>
          <w:szCs w:val="24"/>
        </w:rPr>
        <w:t>A/B</w:t>
      </w:r>
      <w:r>
        <w:rPr>
          <w:szCs w:val="24"/>
        </w:rPr>
        <w:t xml:space="preserve"> pad sump was partially cleaned out. The atmospheric separator was modified with a larger diameter inlet and two 3-inch </w:t>
      </w:r>
      <w:r w:rsidR="00635BA2">
        <w:rPr>
          <w:szCs w:val="24"/>
        </w:rPr>
        <w:t xml:space="preserve">SCH </w:t>
      </w:r>
      <w:r>
        <w:rPr>
          <w:szCs w:val="24"/>
        </w:rPr>
        <w:t xml:space="preserve">80 outlet lines. Ports for sampling were fabricated for routine sampling and </w:t>
      </w:r>
      <w:r w:rsidR="00635BA2">
        <w:rPr>
          <w:szCs w:val="24"/>
        </w:rPr>
        <w:t xml:space="preserve">connection of </w:t>
      </w:r>
      <w:r>
        <w:rPr>
          <w:szCs w:val="24"/>
        </w:rPr>
        <w:t>a mini-separator. Rental equipment (</w:t>
      </w:r>
      <w:r w:rsidR="00293640" w:rsidRPr="00CB322E">
        <w:rPr>
          <w:szCs w:val="24"/>
        </w:rPr>
        <w:t>telehandler, manlift, light plants, etc.</w:t>
      </w:r>
      <w:r>
        <w:rPr>
          <w:szCs w:val="24"/>
        </w:rPr>
        <w:t xml:space="preserve">) was offloaded. A </w:t>
      </w:r>
      <w:r w:rsidR="0013385A">
        <w:rPr>
          <w:szCs w:val="24"/>
        </w:rPr>
        <w:t>3</w:t>
      </w:r>
      <w:r>
        <w:rPr>
          <w:szCs w:val="24"/>
        </w:rPr>
        <w:t>,600 bbl Minion tank was erected,</w:t>
      </w:r>
      <w:r w:rsidR="00293640" w:rsidRPr="00CB322E">
        <w:rPr>
          <w:szCs w:val="24"/>
        </w:rPr>
        <w:t xml:space="preserve"> </w:t>
      </w:r>
      <w:r w:rsidR="00635BA2">
        <w:rPr>
          <w:szCs w:val="24"/>
        </w:rPr>
        <w:t xml:space="preserve">water </w:t>
      </w:r>
      <w:r w:rsidR="00293640" w:rsidRPr="00CB322E">
        <w:rPr>
          <w:szCs w:val="24"/>
        </w:rPr>
        <w:t>transfer pumping equipment</w:t>
      </w:r>
      <w:r>
        <w:rPr>
          <w:szCs w:val="24"/>
        </w:rPr>
        <w:t xml:space="preserve"> was spotted</w:t>
      </w:r>
      <w:r w:rsidR="00293640">
        <w:rPr>
          <w:szCs w:val="24"/>
        </w:rPr>
        <w:t>,</w:t>
      </w:r>
      <w:r w:rsidR="00293640" w:rsidRPr="00CB322E">
        <w:rPr>
          <w:szCs w:val="24"/>
        </w:rPr>
        <w:t xml:space="preserve"> and hoses </w:t>
      </w:r>
      <w:r>
        <w:rPr>
          <w:szCs w:val="24"/>
        </w:rPr>
        <w:t xml:space="preserve">were laid out. Instrumentation was installed for workover </w:t>
      </w:r>
      <w:r w:rsidR="00635BA2">
        <w:rPr>
          <w:szCs w:val="24"/>
        </w:rPr>
        <w:t xml:space="preserve">operations </w:t>
      </w:r>
      <w:r>
        <w:rPr>
          <w:szCs w:val="24"/>
        </w:rPr>
        <w:t>and circulation testing.</w:t>
      </w:r>
      <w:r w:rsidR="00372EBC">
        <w:rPr>
          <w:szCs w:val="24"/>
        </w:rPr>
        <w:t xml:space="preserve"> All daily reports for this activity are available on the Geothermal Data Repository.</w:t>
      </w:r>
    </w:p>
    <w:p w14:paraId="33681EFC" w14:textId="77777777" w:rsidR="0034402D" w:rsidRPr="00CB322E" w:rsidRDefault="0034402D" w:rsidP="0034402D">
      <w:pPr>
        <w:jc w:val="both"/>
        <w:rPr>
          <w:szCs w:val="24"/>
        </w:rPr>
      </w:pPr>
    </w:p>
    <w:p w14:paraId="1C83A3DC" w14:textId="6CA57189" w:rsidR="00293640" w:rsidRDefault="00F544E8" w:rsidP="0034402D">
      <w:pPr>
        <w:pStyle w:val="Heading1"/>
      </w:pPr>
      <w:bookmarkStart w:id="4" w:name="_Toc179382292"/>
      <w:r>
        <w:t>Workover</w:t>
      </w:r>
      <w:bookmarkEnd w:id="4"/>
    </w:p>
    <w:p w14:paraId="614009A2" w14:textId="617DDDA6" w:rsidR="00F544E8" w:rsidRDefault="00F544E8" w:rsidP="0034402D">
      <w:pPr>
        <w:jc w:val="both"/>
        <w:rPr>
          <w:bCs/>
          <w:szCs w:val="24"/>
        </w:rPr>
      </w:pPr>
      <w:r w:rsidRPr="00F544E8">
        <w:rPr>
          <w:bCs/>
          <w:szCs w:val="24"/>
        </w:rPr>
        <w:t xml:space="preserve">It was </w:t>
      </w:r>
      <w:r>
        <w:rPr>
          <w:bCs/>
          <w:szCs w:val="24"/>
        </w:rPr>
        <w:t>desirable to run a Kinley caliper to inspect the character</w:t>
      </w:r>
      <w:r w:rsidR="00635BA2">
        <w:rPr>
          <w:bCs/>
          <w:szCs w:val="24"/>
        </w:rPr>
        <w:t xml:space="preserve"> and integrity</w:t>
      </w:r>
      <w:r>
        <w:rPr>
          <w:bCs/>
          <w:szCs w:val="24"/>
        </w:rPr>
        <w:t xml:space="preserve"> of the </w:t>
      </w:r>
      <w:r w:rsidR="00635BA2">
        <w:rPr>
          <w:bCs/>
          <w:szCs w:val="24"/>
        </w:rPr>
        <w:t xml:space="preserve">7” production </w:t>
      </w:r>
      <w:r>
        <w:rPr>
          <w:bCs/>
          <w:szCs w:val="24"/>
        </w:rPr>
        <w:t xml:space="preserve">casing </w:t>
      </w:r>
      <w:r w:rsidR="00372EBC">
        <w:rPr>
          <w:bCs/>
          <w:szCs w:val="24"/>
        </w:rPr>
        <w:t>near the casing shoe of well 16B(78)-32. Wireline deployment failed beyond 7,740 ft</w:t>
      </w:r>
      <w:r w:rsidR="00635BA2">
        <w:rPr>
          <w:bCs/>
          <w:szCs w:val="24"/>
        </w:rPr>
        <w:t xml:space="preserve"> MD</w:t>
      </w:r>
      <w:r w:rsidR="00372EBC">
        <w:rPr>
          <w:bCs/>
          <w:szCs w:val="24"/>
        </w:rPr>
        <w:t>. Before that, a Delsco</w:t>
      </w:r>
      <w:r w:rsidR="00635BA2">
        <w:rPr>
          <w:bCs/>
          <w:szCs w:val="24"/>
        </w:rPr>
        <w:t xml:space="preserve"> Northwest (UDES)</w:t>
      </w:r>
      <w:r w:rsidR="00372EBC">
        <w:rPr>
          <w:bCs/>
          <w:szCs w:val="24"/>
        </w:rPr>
        <w:t xml:space="preserve"> workover rig ran a </w:t>
      </w:r>
      <w:r w:rsidR="00635BA2">
        <w:rPr>
          <w:bCs/>
          <w:szCs w:val="24"/>
        </w:rPr>
        <w:t xml:space="preserve">casing </w:t>
      </w:r>
      <w:r w:rsidR="00372EBC">
        <w:rPr>
          <w:bCs/>
          <w:szCs w:val="24"/>
        </w:rPr>
        <w:t>scraper</w:t>
      </w:r>
      <w:r w:rsidR="00635BA2">
        <w:rPr>
          <w:bCs/>
          <w:szCs w:val="24"/>
        </w:rPr>
        <w:t xml:space="preserve"> to just above the PetroQuip landing profile sub</w:t>
      </w:r>
      <w:r w:rsidR="00372EBC">
        <w:rPr>
          <w:bCs/>
          <w:szCs w:val="24"/>
        </w:rPr>
        <w:t xml:space="preserve"> and subsequently attempted to remove an obstruction located about 20 ft below the 7</w:t>
      </w:r>
      <w:r w:rsidR="00635BA2">
        <w:rPr>
          <w:bCs/>
          <w:szCs w:val="24"/>
        </w:rPr>
        <w:t>”</w:t>
      </w:r>
      <w:r w:rsidR="00372EBC">
        <w:rPr>
          <w:bCs/>
          <w:szCs w:val="24"/>
        </w:rPr>
        <w:t xml:space="preserve"> casing shoe. Table 1 summarizes workover activities.</w:t>
      </w:r>
    </w:p>
    <w:p w14:paraId="41E454AC" w14:textId="77777777" w:rsidR="00372EBC" w:rsidRDefault="00372EBC" w:rsidP="00293640">
      <w:pPr>
        <w:rPr>
          <w:bCs/>
          <w:szCs w:val="24"/>
        </w:rPr>
      </w:pPr>
    </w:p>
    <w:p w14:paraId="54885876" w14:textId="5C898F8E" w:rsidR="00467FF6" w:rsidRPr="00467FF6" w:rsidRDefault="00467FF6" w:rsidP="00467FF6">
      <w:pPr>
        <w:jc w:val="center"/>
        <w:rPr>
          <w:b/>
          <w:szCs w:val="24"/>
        </w:rPr>
      </w:pPr>
      <w:r w:rsidRPr="00467FF6">
        <w:rPr>
          <w:b/>
          <w:szCs w:val="24"/>
        </w:rPr>
        <w:t>Table 1. Pre-Circulation Activities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72EBC" w:rsidRPr="00372EBC" w14:paraId="76DCD1F2" w14:textId="77777777" w:rsidTr="0034402D">
        <w:trPr>
          <w:tblHeader/>
        </w:trPr>
        <w:tc>
          <w:tcPr>
            <w:tcW w:w="4675" w:type="dxa"/>
          </w:tcPr>
          <w:p w14:paraId="1D92820C" w14:textId="3E52D8D4" w:rsidR="00372EBC" w:rsidRPr="00372EBC" w:rsidRDefault="00372EBC" w:rsidP="00372EBC">
            <w:pPr>
              <w:jc w:val="center"/>
              <w:rPr>
                <w:b/>
                <w:sz w:val="24"/>
                <w:szCs w:val="24"/>
              </w:rPr>
            </w:pPr>
            <w:r w:rsidRPr="00372EBC">
              <w:rPr>
                <w:b/>
                <w:sz w:val="24"/>
                <w:szCs w:val="24"/>
              </w:rPr>
              <w:t>Well 16A(78)-32</w:t>
            </w:r>
          </w:p>
        </w:tc>
        <w:tc>
          <w:tcPr>
            <w:tcW w:w="4675" w:type="dxa"/>
          </w:tcPr>
          <w:p w14:paraId="1893BD96" w14:textId="50B9F4DD" w:rsidR="00372EBC" w:rsidRPr="00372EBC" w:rsidRDefault="00372EBC" w:rsidP="00372EBC">
            <w:pPr>
              <w:jc w:val="center"/>
              <w:rPr>
                <w:b/>
                <w:sz w:val="24"/>
                <w:szCs w:val="24"/>
              </w:rPr>
            </w:pPr>
            <w:r w:rsidRPr="00372EBC">
              <w:rPr>
                <w:b/>
                <w:sz w:val="24"/>
                <w:szCs w:val="24"/>
              </w:rPr>
              <w:t>Well 16B(78)-32</w:t>
            </w:r>
          </w:p>
        </w:tc>
      </w:tr>
      <w:tr w:rsidR="00372EBC" w:rsidRPr="00372EBC" w14:paraId="21E110BB" w14:textId="77777777" w:rsidTr="00802F77">
        <w:tc>
          <w:tcPr>
            <w:tcW w:w="4675" w:type="dxa"/>
          </w:tcPr>
          <w:p w14:paraId="106F226F" w14:textId="07638CEA" w:rsidR="00372EBC" w:rsidRPr="00372EBC" w:rsidRDefault="00372EBC" w:rsidP="00372EBC">
            <w:pPr>
              <w:rPr>
                <w:bCs/>
                <w:sz w:val="24"/>
                <w:szCs w:val="24"/>
              </w:rPr>
            </w:pPr>
          </w:p>
        </w:tc>
        <w:tc>
          <w:tcPr>
            <w:tcW w:w="4675" w:type="dxa"/>
          </w:tcPr>
          <w:p w14:paraId="1288B6FF" w14:textId="07A3E9DD" w:rsidR="00372EBC" w:rsidRPr="00372EBC" w:rsidRDefault="00372EBC" w:rsidP="00372EBC">
            <w:pPr>
              <w:rPr>
                <w:bCs/>
                <w:sz w:val="24"/>
                <w:szCs w:val="24"/>
              </w:rPr>
            </w:pPr>
            <w:r w:rsidRPr="00372EBC">
              <w:rPr>
                <w:rFonts w:eastAsiaTheme="minorEastAsia"/>
                <w:color w:val="000000" w:themeColor="text1"/>
                <w:kern w:val="24"/>
                <w:sz w:val="24"/>
                <w:szCs w:val="24"/>
              </w:rPr>
              <w:t>July 30</w:t>
            </w:r>
            <w:r w:rsidR="00802F77">
              <w:rPr>
                <w:rFonts w:eastAsiaTheme="minorEastAsia"/>
                <w:color w:val="000000" w:themeColor="text1"/>
                <w:kern w:val="24"/>
                <w:sz w:val="24"/>
                <w:szCs w:val="24"/>
              </w:rPr>
              <w:t>-31</w:t>
            </w:r>
            <w:r w:rsidRPr="00372EBC">
              <w:rPr>
                <w:rFonts w:eastAsiaTheme="minorEastAsia"/>
                <w:color w:val="000000" w:themeColor="text1"/>
                <w:kern w:val="24"/>
                <w:sz w:val="24"/>
                <w:szCs w:val="24"/>
              </w:rPr>
              <w:t xml:space="preserve">: Rig up </w:t>
            </w:r>
            <w:r w:rsidR="00802F77">
              <w:rPr>
                <w:rFonts w:eastAsiaTheme="minorEastAsia"/>
                <w:color w:val="000000" w:themeColor="text1"/>
                <w:kern w:val="24"/>
                <w:sz w:val="24"/>
                <w:szCs w:val="24"/>
              </w:rPr>
              <w:t>w</w:t>
            </w:r>
            <w:r w:rsidRPr="00372EBC">
              <w:rPr>
                <w:rFonts w:eastAsiaTheme="minorEastAsia"/>
                <w:color w:val="000000" w:themeColor="text1"/>
                <w:kern w:val="24"/>
                <w:sz w:val="24"/>
                <w:szCs w:val="24"/>
              </w:rPr>
              <w:t xml:space="preserve">orkover rig on well </w:t>
            </w:r>
            <w:r w:rsidRPr="00372EBC">
              <w:rPr>
                <w:rFonts w:eastAsiaTheme="minorEastAsia"/>
                <w:color w:val="3333FF"/>
                <w:kern w:val="24"/>
                <w:sz w:val="24"/>
                <w:szCs w:val="24"/>
              </w:rPr>
              <w:t xml:space="preserve">16B(78)-32 </w:t>
            </w:r>
            <w:r w:rsidRPr="00372EBC">
              <w:rPr>
                <w:rFonts w:eastAsiaTheme="minorEastAsia"/>
                <w:color w:val="000000" w:themeColor="text1"/>
                <w:kern w:val="24"/>
                <w:sz w:val="24"/>
                <w:szCs w:val="24"/>
              </w:rPr>
              <w:t>for cleanout</w:t>
            </w:r>
            <w:r w:rsidR="00802F77">
              <w:rPr>
                <w:rFonts w:eastAsiaTheme="minorEastAsia"/>
                <w:color w:val="000000" w:themeColor="text1"/>
                <w:kern w:val="24"/>
                <w:sz w:val="24"/>
                <w:szCs w:val="24"/>
              </w:rPr>
              <w:t>, along with flow lines, hoses, transfer pumps, and sensors for the flow testing.</w:t>
            </w:r>
            <w:r w:rsidR="00802AAB">
              <w:rPr>
                <w:rFonts w:eastAsiaTheme="minorEastAsia"/>
                <w:color w:val="000000" w:themeColor="text1"/>
                <w:kern w:val="24"/>
                <w:sz w:val="24"/>
                <w:szCs w:val="24"/>
              </w:rPr>
              <w:t xml:space="preserve"> </w:t>
            </w:r>
          </w:p>
        </w:tc>
      </w:tr>
      <w:tr w:rsidR="00372EBC" w:rsidRPr="00372EBC" w14:paraId="5518137C" w14:textId="77777777" w:rsidTr="00802F77">
        <w:tc>
          <w:tcPr>
            <w:tcW w:w="4675" w:type="dxa"/>
          </w:tcPr>
          <w:p w14:paraId="524BA355" w14:textId="77777777" w:rsidR="00372EBC" w:rsidRPr="00372EBC" w:rsidRDefault="00372EBC" w:rsidP="00372EBC">
            <w:pPr>
              <w:rPr>
                <w:bCs/>
                <w:sz w:val="24"/>
                <w:szCs w:val="24"/>
              </w:rPr>
            </w:pPr>
          </w:p>
        </w:tc>
        <w:tc>
          <w:tcPr>
            <w:tcW w:w="4675" w:type="dxa"/>
          </w:tcPr>
          <w:p w14:paraId="3AC5E612" w14:textId="32EC4C81" w:rsidR="00372EBC" w:rsidRPr="00372EBC" w:rsidRDefault="00372EBC">
            <w:pPr>
              <w:rPr>
                <w:bCs/>
                <w:sz w:val="24"/>
                <w:szCs w:val="24"/>
              </w:rPr>
            </w:pPr>
            <w:r w:rsidRPr="00372EBC">
              <w:rPr>
                <w:rFonts w:eastAsiaTheme="minorEastAsia"/>
                <w:color w:val="000000" w:themeColor="text1"/>
                <w:kern w:val="24"/>
                <w:sz w:val="24"/>
                <w:szCs w:val="24"/>
              </w:rPr>
              <w:t xml:space="preserve">August 1-August 4: Clean out frac plug debris, bridge plug debris, and proppant in </w:t>
            </w:r>
            <w:r w:rsidR="00802F77">
              <w:rPr>
                <w:rFonts w:eastAsiaTheme="minorEastAsia"/>
                <w:color w:val="000000" w:themeColor="text1"/>
                <w:kern w:val="24"/>
                <w:sz w:val="24"/>
                <w:szCs w:val="24"/>
              </w:rPr>
              <w:t xml:space="preserve">the </w:t>
            </w:r>
            <w:r w:rsidRPr="00372EBC">
              <w:rPr>
                <w:rFonts w:eastAsiaTheme="minorEastAsia"/>
                <w:color w:val="000000" w:themeColor="text1"/>
                <w:kern w:val="24"/>
                <w:sz w:val="24"/>
                <w:szCs w:val="24"/>
              </w:rPr>
              <w:t xml:space="preserve">casing and for </w:t>
            </w:r>
            <w:r w:rsidR="00802F77">
              <w:rPr>
                <w:rFonts w:eastAsiaTheme="minorEastAsia"/>
                <w:color w:val="000000" w:themeColor="text1"/>
                <w:kern w:val="24"/>
                <w:sz w:val="24"/>
                <w:szCs w:val="24"/>
              </w:rPr>
              <w:t>a </w:t>
            </w:r>
            <w:r w:rsidRPr="00372EBC">
              <w:rPr>
                <w:rFonts w:eastAsiaTheme="minorEastAsia"/>
                <w:color w:val="000000" w:themeColor="text1"/>
                <w:kern w:val="24"/>
                <w:sz w:val="24"/>
                <w:szCs w:val="24"/>
              </w:rPr>
              <w:t xml:space="preserve">short distance into </w:t>
            </w:r>
            <w:r w:rsidR="00802F77">
              <w:rPr>
                <w:rFonts w:eastAsiaTheme="minorEastAsia"/>
                <w:color w:val="000000" w:themeColor="text1"/>
                <w:kern w:val="24"/>
                <w:sz w:val="24"/>
                <w:szCs w:val="24"/>
              </w:rPr>
              <w:t xml:space="preserve">the </w:t>
            </w:r>
            <w:r w:rsidRPr="00372EBC">
              <w:rPr>
                <w:rFonts w:eastAsiaTheme="minorEastAsia"/>
                <w:color w:val="000000" w:themeColor="text1"/>
                <w:kern w:val="24"/>
                <w:sz w:val="24"/>
                <w:szCs w:val="24"/>
              </w:rPr>
              <w:t>open</w:t>
            </w:r>
            <w:r w:rsidR="00802F77">
              <w:rPr>
                <w:rFonts w:eastAsiaTheme="minorEastAsia"/>
                <w:color w:val="000000" w:themeColor="text1"/>
                <w:kern w:val="24"/>
                <w:sz w:val="24"/>
                <w:szCs w:val="24"/>
              </w:rPr>
              <w:t xml:space="preserve"> </w:t>
            </w:r>
            <w:r w:rsidRPr="00372EBC">
              <w:rPr>
                <w:rFonts w:eastAsiaTheme="minorEastAsia"/>
                <w:color w:val="000000" w:themeColor="text1"/>
                <w:kern w:val="24"/>
                <w:sz w:val="24"/>
                <w:szCs w:val="24"/>
              </w:rPr>
              <w:t>hole (shoe at 10,208 ft MD)</w:t>
            </w:r>
            <w:r>
              <w:rPr>
                <w:rFonts w:eastAsiaTheme="minorEastAsia"/>
                <w:color w:val="000000" w:themeColor="text1"/>
                <w:kern w:val="24"/>
                <w:sz w:val="24"/>
                <w:szCs w:val="24"/>
              </w:rPr>
              <w:t xml:space="preserve">. Insufficient rig capacity to </w:t>
            </w:r>
            <w:r w:rsidR="00635BA2">
              <w:rPr>
                <w:rFonts w:eastAsiaTheme="minorEastAsia"/>
                <w:color w:val="000000" w:themeColor="text1"/>
                <w:kern w:val="24"/>
                <w:sz w:val="24"/>
                <w:szCs w:val="24"/>
              </w:rPr>
              <w:t xml:space="preserve">remove </w:t>
            </w:r>
            <w:r>
              <w:rPr>
                <w:rFonts w:eastAsiaTheme="minorEastAsia"/>
                <w:color w:val="000000" w:themeColor="text1"/>
                <w:kern w:val="24"/>
                <w:sz w:val="24"/>
                <w:szCs w:val="24"/>
              </w:rPr>
              <w:t>blockage below the shoe.</w:t>
            </w:r>
            <w:r w:rsidR="00802F77">
              <w:rPr>
                <w:rFonts w:eastAsiaTheme="minorEastAsia"/>
                <w:color w:val="000000" w:themeColor="text1"/>
                <w:kern w:val="24"/>
                <w:sz w:val="24"/>
                <w:szCs w:val="24"/>
              </w:rPr>
              <w:t xml:space="preserve"> Diutan polymer was used as required for viscous slugs, with no issues.</w:t>
            </w:r>
          </w:p>
        </w:tc>
      </w:tr>
      <w:tr w:rsidR="00372EBC" w:rsidRPr="00372EBC" w14:paraId="6EC7B4D6" w14:textId="77777777" w:rsidTr="00802F77">
        <w:tc>
          <w:tcPr>
            <w:tcW w:w="4675" w:type="dxa"/>
          </w:tcPr>
          <w:p w14:paraId="17B058D0" w14:textId="6F4F232E" w:rsidR="00372EBC" w:rsidRPr="00372EBC" w:rsidRDefault="00372EBC">
            <w:pPr>
              <w:rPr>
                <w:bCs/>
                <w:sz w:val="24"/>
                <w:szCs w:val="24"/>
              </w:rPr>
            </w:pPr>
            <w:r w:rsidRPr="00372EBC">
              <w:rPr>
                <w:bCs/>
                <w:sz w:val="24"/>
                <w:szCs w:val="24"/>
              </w:rPr>
              <w:t xml:space="preserve">August 5: MIRU Liberty </w:t>
            </w:r>
            <w:r w:rsidR="00635BA2">
              <w:rPr>
                <w:bCs/>
                <w:sz w:val="24"/>
                <w:szCs w:val="24"/>
              </w:rPr>
              <w:t>Oilfield</w:t>
            </w:r>
            <w:r w:rsidR="00635BA2" w:rsidRPr="00372EBC">
              <w:rPr>
                <w:bCs/>
                <w:sz w:val="24"/>
                <w:szCs w:val="24"/>
              </w:rPr>
              <w:t xml:space="preserve"> </w:t>
            </w:r>
            <w:r w:rsidRPr="00372EBC">
              <w:rPr>
                <w:bCs/>
                <w:sz w:val="24"/>
                <w:szCs w:val="24"/>
              </w:rPr>
              <w:t>Services and wait on 16B(78)-32 operations</w:t>
            </w:r>
          </w:p>
        </w:tc>
        <w:tc>
          <w:tcPr>
            <w:tcW w:w="4675" w:type="dxa"/>
          </w:tcPr>
          <w:p w14:paraId="634BD217" w14:textId="43EDDD9D" w:rsidR="00372EBC" w:rsidRPr="00372EBC" w:rsidRDefault="00372EBC" w:rsidP="00372EBC">
            <w:pPr>
              <w:rPr>
                <w:bCs/>
                <w:sz w:val="24"/>
                <w:szCs w:val="24"/>
              </w:rPr>
            </w:pPr>
            <w:r w:rsidRPr="00372EBC">
              <w:rPr>
                <w:rFonts w:eastAsiaTheme="minorEastAsia"/>
                <w:color w:val="000000" w:themeColor="text1"/>
                <w:kern w:val="24"/>
                <w:sz w:val="24"/>
                <w:szCs w:val="24"/>
              </w:rPr>
              <w:t>August 5: Rigging down UDES workover rig</w:t>
            </w:r>
            <w:r>
              <w:rPr>
                <w:rFonts w:eastAsiaTheme="minorEastAsia"/>
                <w:color w:val="000000" w:themeColor="text1"/>
                <w:kern w:val="24"/>
                <w:sz w:val="24"/>
                <w:szCs w:val="24"/>
              </w:rPr>
              <w:t>.</w:t>
            </w:r>
          </w:p>
        </w:tc>
      </w:tr>
      <w:tr w:rsidR="00372EBC" w:rsidRPr="00372EBC" w14:paraId="558F3D74" w14:textId="77777777" w:rsidTr="00802F77">
        <w:tc>
          <w:tcPr>
            <w:tcW w:w="4675" w:type="dxa"/>
          </w:tcPr>
          <w:p w14:paraId="7E7178F0" w14:textId="77777777" w:rsidR="00372EBC" w:rsidRPr="00372EBC" w:rsidRDefault="00372EBC" w:rsidP="00372EBC">
            <w:pPr>
              <w:rPr>
                <w:bCs/>
                <w:sz w:val="24"/>
                <w:szCs w:val="24"/>
              </w:rPr>
            </w:pPr>
          </w:p>
        </w:tc>
        <w:tc>
          <w:tcPr>
            <w:tcW w:w="4675" w:type="dxa"/>
          </w:tcPr>
          <w:p w14:paraId="6239917C" w14:textId="27293773" w:rsidR="00372EBC" w:rsidRPr="00372EBC" w:rsidRDefault="00372EBC" w:rsidP="00372EBC">
            <w:pPr>
              <w:rPr>
                <w:bCs/>
                <w:sz w:val="24"/>
                <w:szCs w:val="24"/>
              </w:rPr>
            </w:pPr>
            <w:r w:rsidRPr="00372EBC">
              <w:rPr>
                <w:rFonts w:eastAsiaTheme="minorEastAsia"/>
                <w:color w:val="000000" w:themeColor="text1"/>
                <w:kern w:val="24"/>
                <w:sz w:val="24"/>
                <w:szCs w:val="24"/>
              </w:rPr>
              <w:t>August 6-7: Running Kinley caliper on bogey - reached 7,740 ft MD</w:t>
            </w:r>
            <w:r>
              <w:rPr>
                <w:rFonts w:eastAsiaTheme="minorEastAsia"/>
                <w:color w:val="000000" w:themeColor="text1"/>
                <w:kern w:val="24"/>
                <w:sz w:val="24"/>
                <w:szCs w:val="24"/>
              </w:rPr>
              <w:t xml:space="preserve">. The results </w:t>
            </w:r>
            <w:r w:rsidR="00802F77">
              <w:rPr>
                <w:rFonts w:eastAsiaTheme="minorEastAsia"/>
                <w:color w:val="000000" w:themeColor="text1"/>
                <w:kern w:val="24"/>
                <w:sz w:val="24"/>
                <w:szCs w:val="24"/>
              </w:rPr>
              <w:t>(logging to the surface</w:t>
            </w:r>
            <w:r w:rsidR="00D6467B">
              <w:rPr>
                <w:rFonts w:eastAsiaTheme="minorEastAsia"/>
                <w:color w:val="000000" w:themeColor="text1"/>
                <w:kern w:val="24"/>
                <w:sz w:val="24"/>
                <w:szCs w:val="24"/>
              </w:rPr>
              <w:t>)</w:t>
            </w:r>
            <w:r w:rsidR="00802F77">
              <w:rPr>
                <w:rFonts w:eastAsiaTheme="minorEastAsia"/>
                <w:color w:val="000000" w:themeColor="text1"/>
                <w:kern w:val="24"/>
                <w:sz w:val="24"/>
                <w:szCs w:val="24"/>
              </w:rPr>
              <w:t xml:space="preserve"> are </w:t>
            </w:r>
            <w:r>
              <w:rPr>
                <w:rFonts w:eastAsiaTheme="minorEastAsia"/>
                <w:color w:val="000000" w:themeColor="text1"/>
                <w:kern w:val="24"/>
                <w:sz w:val="24"/>
                <w:szCs w:val="24"/>
              </w:rPr>
              <w:t xml:space="preserve">of no </w:t>
            </w:r>
            <w:r w:rsidR="00802F77">
              <w:rPr>
                <w:rFonts w:eastAsiaTheme="minorEastAsia"/>
                <w:color w:val="000000" w:themeColor="text1"/>
                <w:kern w:val="24"/>
                <w:sz w:val="24"/>
                <w:szCs w:val="24"/>
              </w:rPr>
              <w:t xml:space="preserve">immediate </w:t>
            </w:r>
            <w:r>
              <w:rPr>
                <w:rFonts w:eastAsiaTheme="minorEastAsia"/>
                <w:color w:val="000000" w:themeColor="text1"/>
                <w:kern w:val="24"/>
                <w:sz w:val="24"/>
                <w:szCs w:val="24"/>
              </w:rPr>
              <w:t>value</w:t>
            </w:r>
            <w:r w:rsidR="00802F77">
              <w:rPr>
                <w:rFonts w:eastAsiaTheme="minorEastAsia"/>
                <w:color w:val="000000" w:themeColor="text1"/>
                <w:kern w:val="24"/>
                <w:sz w:val="24"/>
                <w:szCs w:val="24"/>
              </w:rPr>
              <w:t>, other than showing that the casing was in good condition</w:t>
            </w:r>
            <w:r>
              <w:rPr>
                <w:rFonts w:eastAsiaTheme="minorEastAsia"/>
                <w:color w:val="000000" w:themeColor="text1"/>
                <w:kern w:val="24"/>
                <w:sz w:val="24"/>
                <w:szCs w:val="24"/>
              </w:rPr>
              <w:t>. Later wireline runs of other tools would get deeper.</w:t>
            </w:r>
          </w:p>
        </w:tc>
      </w:tr>
    </w:tbl>
    <w:p w14:paraId="32A6677C" w14:textId="77777777" w:rsidR="00372EBC" w:rsidRPr="0034402D" w:rsidRDefault="00372EBC" w:rsidP="00293640">
      <w:pPr>
        <w:rPr>
          <w:bCs/>
          <w:sz w:val="12"/>
          <w:szCs w:val="12"/>
        </w:rPr>
      </w:pPr>
    </w:p>
    <w:p w14:paraId="2CBDF0DF" w14:textId="74672449" w:rsidR="00802F77" w:rsidRDefault="00802F77" w:rsidP="00802F77">
      <w:pPr>
        <w:pStyle w:val="Heading1"/>
      </w:pPr>
      <w:bookmarkStart w:id="5" w:name="_Toc179382293"/>
      <w:r>
        <w:t>Circulation Testing</w:t>
      </w:r>
      <w:bookmarkEnd w:id="5"/>
      <w:r>
        <w:t xml:space="preserve"> </w:t>
      </w:r>
    </w:p>
    <w:p w14:paraId="626F88BB" w14:textId="7A72EA03" w:rsidR="00293640" w:rsidRDefault="00802F77" w:rsidP="00293640">
      <w:pPr>
        <w:jc w:val="both"/>
        <w:rPr>
          <w:color w:val="000000" w:themeColor="text1"/>
          <w:szCs w:val="24"/>
        </w:rPr>
      </w:pPr>
      <w:r>
        <w:rPr>
          <w:color w:val="000000" w:themeColor="text1"/>
          <w:szCs w:val="24"/>
        </w:rPr>
        <w:t>The circulation system</w:t>
      </w:r>
      <w:r w:rsidR="00452AE5">
        <w:rPr>
          <w:color w:val="000000" w:themeColor="text1"/>
          <w:szCs w:val="24"/>
        </w:rPr>
        <w:t xml:space="preserve"> layout</w:t>
      </w:r>
      <w:r>
        <w:rPr>
          <w:color w:val="000000" w:themeColor="text1"/>
          <w:szCs w:val="24"/>
        </w:rPr>
        <w:t xml:space="preserve"> is shown in Figures 1 and 2. </w:t>
      </w:r>
      <w:r w:rsidR="00635BA2">
        <w:rPr>
          <w:color w:val="000000" w:themeColor="text1"/>
          <w:szCs w:val="24"/>
        </w:rPr>
        <w:t xml:space="preserve">Ambient temperature </w:t>
      </w:r>
      <w:r>
        <w:rPr>
          <w:color w:val="000000" w:themeColor="text1"/>
          <w:szCs w:val="24"/>
        </w:rPr>
        <w:t xml:space="preserve">water </w:t>
      </w:r>
      <w:r w:rsidR="00FC6BC7">
        <w:rPr>
          <w:color w:val="000000" w:themeColor="text1"/>
          <w:szCs w:val="24"/>
        </w:rPr>
        <w:t>was</w:t>
      </w:r>
      <w:r>
        <w:rPr>
          <w:color w:val="000000" w:themeColor="text1"/>
          <w:szCs w:val="24"/>
        </w:rPr>
        <w:t xml:space="preserve"> transferred from the 125,000 bbl pit to the Minion tank and then to the Shalestone water treatment trailer where a corrosion </w:t>
      </w:r>
      <w:r w:rsidR="00C7706E">
        <w:rPr>
          <w:color w:val="000000" w:themeColor="text1"/>
          <w:szCs w:val="24"/>
        </w:rPr>
        <w:t xml:space="preserve">inhibitor </w:t>
      </w:r>
      <w:r>
        <w:rPr>
          <w:color w:val="000000" w:themeColor="text1"/>
          <w:szCs w:val="24"/>
        </w:rPr>
        <w:t xml:space="preserve">and a </w:t>
      </w:r>
      <w:r w:rsidR="00C7706E">
        <w:rPr>
          <w:color w:val="000000" w:themeColor="text1"/>
          <w:szCs w:val="24"/>
        </w:rPr>
        <w:t xml:space="preserve">dual-function </w:t>
      </w:r>
      <w:r>
        <w:rPr>
          <w:color w:val="000000" w:themeColor="text1"/>
          <w:szCs w:val="24"/>
        </w:rPr>
        <w:t xml:space="preserve">scale inhibitor </w:t>
      </w:r>
      <w:r w:rsidR="00C7706E">
        <w:rPr>
          <w:color w:val="000000" w:themeColor="text1"/>
          <w:szCs w:val="24"/>
        </w:rPr>
        <w:t xml:space="preserve">(calcite and sulfate) </w:t>
      </w:r>
      <w:r>
        <w:rPr>
          <w:color w:val="000000" w:themeColor="text1"/>
          <w:szCs w:val="24"/>
        </w:rPr>
        <w:t xml:space="preserve">were metered in. This is transferred to </w:t>
      </w:r>
      <w:r w:rsidR="00D6467B">
        <w:rPr>
          <w:color w:val="000000" w:themeColor="text1"/>
          <w:szCs w:val="24"/>
        </w:rPr>
        <w:t xml:space="preserve">the </w:t>
      </w:r>
      <w:r w:rsidR="00E85347">
        <w:rPr>
          <w:color w:val="000000" w:themeColor="text1"/>
          <w:szCs w:val="24"/>
        </w:rPr>
        <w:t xml:space="preserve">Liberty </w:t>
      </w:r>
      <w:r w:rsidR="00C7706E">
        <w:rPr>
          <w:color w:val="000000" w:themeColor="text1"/>
          <w:szCs w:val="24"/>
        </w:rPr>
        <w:t xml:space="preserve">high pressure pump trucks </w:t>
      </w:r>
      <w:r w:rsidR="00E85347">
        <w:rPr>
          <w:color w:val="000000" w:themeColor="text1"/>
          <w:szCs w:val="24"/>
        </w:rPr>
        <w:t>(</w:t>
      </w:r>
      <w:r w:rsidR="00452AE5">
        <w:rPr>
          <w:color w:val="000000" w:themeColor="text1"/>
          <w:szCs w:val="24"/>
        </w:rPr>
        <w:t>two pumping and</w:t>
      </w:r>
      <w:r w:rsidR="00E85347">
        <w:rPr>
          <w:color w:val="000000" w:themeColor="text1"/>
          <w:szCs w:val="24"/>
        </w:rPr>
        <w:t xml:space="preserve"> one standby). On the suction side is a Liberty Liquid Additive System</w:t>
      </w:r>
      <w:r w:rsidR="00D6467B">
        <w:rPr>
          <w:color w:val="000000" w:themeColor="text1"/>
          <w:szCs w:val="24"/>
        </w:rPr>
        <w:t xml:space="preserve"> (LAS)</w:t>
      </w:r>
      <w:r w:rsidR="00E85347">
        <w:rPr>
          <w:color w:val="000000" w:themeColor="text1"/>
          <w:szCs w:val="24"/>
        </w:rPr>
        <w:t xml:space="preserve"> where tracers were added by RESMAN, QuantumPro, and Peter Rose from EGI. After injection down well 16A(78)-32 and movement through the fracture network and to the surface through well 16B(78)-32, fluid is flowed through instrumented </w:t>
      </w:r>
      <w:r w:rsidR="00E47B40">
        <w:rPr>
          <w:color w:val="000000" w:themeColor="text1"/>
          <w:szCs w:val="24"/>
        </w:rPr>
        <w:t xml:space="preserve">(pressure, temperature, flow rate, etc.) </w:t>
      </w:r>
      <w:r w:rsidR="00E85347">
        <w:rPr>
          <w:color w:val="000000" w:themeColor="text1"/>
          <w:szCs w:val="24"/>
        </w:rPr>
        <w:t>lines, an atmospheric geothermal separator and into the 16A/B-32 sump for immediate cooling. The 75,000 bbl pit was not used in the circulation testing</w:t>
      </w:r>
      <w:r w:rsidR="00C7706E">
        <w:rPr>
          <w:color w:val="000000" w:themeColor="text1"/>
          <w:szCs w:val="24"/>
        </w:rPr>
        <w:t>.</w:t>
      </w:r>
      <w:r w:rsidR="00E85347">
        <w:rPr>
          <w:color w:val="000000" w:themeColor="text1"/>
          <w:szCs w:val="24"/>
        </w:rPr>
        <w:t xml:space="preserve"> The </w:t>
      </w:r>
      <w:r w:rsidR="00C7706E">
        <w:rPr>
          <w:color w:val="000000" w:themeColor="text1"/>
          <w:szCs w:val="24"/>
        </w:rPr>
        <w:t xml:space="preserve">returned water to the </w:t>
      </w:r>
      <w:r w:rsidR="00E85347">
        <w:rPr>
          <w:color w:val="000000" w:themeColor="text1"/>
          <w:szCs w:val="24"/>
        </w:rPr>
        <w:t>sump was pumped back to the 125,000 bbl pit. To account for steam loss</w:t>
      </w:r>
      <w:r w:rsidR="00C7706E">
        <w:rPr>
          <w:color w:val="000000" w:themeColor="text1"/>
          <w:szCs w:val="24"/>
        </w:rPr>
        <w:t>,</w:t>
      </w:r>
      <w:r w:rsidR="00E85347">
        <w:rPr>
          <w:color w:val="000000" w:themeColor="text1"/>
          <w:szCs w:val="24"/>
        </w:rPr>
        <w:t xml:space="preserve"> </w:t>
      </w:r>
      <w:r w:rsidR="00B261EA">
        <w:rPr>
          <w:color w:val="000000" w:themeColor="text1"/>
          <w:szCs w:val="24"/>
        </w:rPr>
        <w:t>evaporation,</w:t>
      </w:r>
      <w:r w:rsidR="00E85347">
        <w:rPr>
          <w:color w:val="000000" w:themeColor="text1"/>
          <w:szCs w:val="24"/>
        </w:rPr>
        <w:t xml:space="preserve"> and small losses in the formation, the 125,000 bbl pit was recharged with water from well 58B-32.</w:t>
      </w:r>
    </w:p>
    <w:p w14:paraId="1F316E65" w14:textId="77777777" w:rsidR="00802AAB" w:rsidRPr="0034402D" w:rsidRDefault="00802AAB" w:rsidP="00293640">
      <w:pPr>
        <w:jc w:val="both"/>
        <w:rPr>
          <w:color w:val="000000" w:themeColor="text1"/>
          <w:sz w:val="16"/>
          <w:szCs w:val="16"/>
        </w:rPr>
      </w:pPr>
    </w:p>
    <w:p w14:paraId="16757CF4" w14:textId="768C873A" w:rsidR="00802F77" w:rsidRDefault="00802F77" w:rsidP="00805236">
      <w:pPr>
        <w:jc w:val="center"/>
        <w:rPr>
          <w:color w:val="000000" w:themeColor="text1"/>
          <w:szCs w:val="24"/>
        </w:rPr>
      </w:pPr>
      <w:r>
        <w:rPr>
          <w:noProof/>
          <w:color w:val="000000" w:themeColor="text1"/>
          <w:szCs w:val="24"/>
        </w:rPr>
        <w:drawing>
          <wp:inline distT="0" distB="0" distL="0" distR="0" wp14:anchorId="2988D33F" wp14:editId="62DBF1B3">
            <wp:extent cx="6081314" cy="3324225"/>
            <wp:effectExtent l="0" t="0" r="0" b="0"/>
            <wp:docPr id="1744467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015" cy="3342647"/>
                    </a:xfrm>
                    <a:prstGeom prst="rect">
                      <a:avLst/>
                    </a:prstGeom>
                    <a:noFill/>
                  </pic:spPr>
                </pic:pic>
              </a:graphicData>
            </a:graphic>
          </wp:inline>
        </w:drawing>
      </w:r>
    </w:p>
    <w:p w14:paraId="12ADBAF0" w14:textId="3E3CAC6A" w:rsidR="00E85347" w:rsidRPr="00E85347" w:rsidRDefault="00E85347" w:rsidP="00E85347">
      <w:pPr>
        <w:jc w:val="center"/>
        <w:rPr>
          <w:b/>
          <w:bCs/>
          <w:color w:val="000000" w:themeColor="text1"/>
          <w:szCs w:val="24"/>
        </w:rPr>
      </w:pPr>
      <w:r w:rsidRPr="00E85347">
        <w:rPr>
          <w:b/>
          <w:bCs/>
          <w:color w:val="000000" w:themeColor="text1"/>
          <w:szCs w:val="24"/>
        </w:rPr>
        <w:t>Figure 1. A schematic view of the circulation operations.</w:t>
      </w:r>
    </w:p>
    <w:p w14:paraId="7FFE2678" w14:textId="6331810E" w:rsidR="00802F77" w:rsidRDefault="00452AE5" w:rsidP="0034402D">
      <w:pPr>
        <w:jc w:val="center"/>
      </w:pPr>
      <w:r>
        <w:rPr>
          <w:noProof/>
        </w:rPr>
        <w:lastRenderedPageBreak/>
        <w:drawing>
          <wp:inline distT="0" distB="0" distL="0" distR="0" wp14:anchorId="669589BA" wp14:editId="5473096C">
            <wp:extent cx="5412205" cy="34337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2782" cy="3440474"/>
                    </a:xfrm>
                    <a:prstGeom prst="rect">
                      <a:avLst/>
                    </a:prstGeom>
                    <a:noFill/>
                  </pic:spPr>
                </pic:pic>
              </a:graphicData>
            </a:graphic>
          </wp:inline>
        </w:drawing>
      </w:r>
    </w:p>
    <w:p w14:paraId="26CA1093" w14:textId="77777777" w:rsidR="00156179" w:rsidRPr="00156179" w:rsidRDefault="00156179" w:rsidP="0034402D">
      <w:pPr>
        <w:jc w:val="center"/>
        <w:rPr>
          <w:sz w:val="6"/>
          <w:szCs w:val="6"/>
        </w:rPr>
      </w:pPr>
    </w:p>
    <w:p w14:paraId="3448490F" w14:textId="150E3EC2" w:rsidR="00E85347" w:rsidRDefault="00E85347" w:rsidP="00E85347">
      <w:pPr>
        <w:jc w:val="both"/>
        <w:rPr>
          <w:b/>
          <w:bCs/>
        </w:rPr>
      </w:pPr>
      <w:r w:rsidRPr="00E85347">
        <w:rPr>
          <w:b/>
          <w:bCs/>
        </w:rPr>
        <w:t xml:space="preserve">Figure 2. </w:t>
      </w:r>
      <w:r w:rsidR="00FC6BC7">
        <w:rPr>
          <w:b/>
          <w:bCs/>
        </w:rPr>
        <w:t>A</w:t>
      </w:r>
      <w:r w:rsidRPr="00E85347">
        <w:rPr>
          <w:b/>
          <w:bCs/>
        </w:rPr>
        <w:t>erial view of the circulation setup</w:t>
      </w:r>
      <w:r w:rsidR="00452AE5">
        <w:rPr>
          <w:b/>
          <w:bCs/>
        </w:rPr>
        <w:t xml:space="preserve"> with main components identified</w:t>
      </w:r>
      <w:r w:rsidRPr="00E85347">
        <w:rPr>
          <w:b/>
          <w:bCs/>
        </w:rPr>
        <w:t xml:space="preserve">. Looking about </w:t>
      </w:r>
      <w:r w:rsidR="00452AE5">
        <w:rPr>
          <w:b/>
          <w:bCs/>
        </w:rPr>
        <w:t>NNW</w:t>
      </w:r>
      <w:r w:rsidRPr="00E85347">
        <w:rPr>
          <w:b/>
          <w:bCs/>
        </w:rPr>
        <w:t>.</w:t>
      </w:r>
    </w:p>
    <w:p w14:paraId="1086CD9A" w14:textId="77777777" w:rsidR="0034402D" w:rsidRPr="00F53B07" w:rsidRDefault="0034402D" w:rsidP="00E85347">
      <w:pPr>
        <w:jc w:val="both"/>
        <w:rPr>
          <w:b/>
          <w:bCs/>
        </w:rPr>
      </w:pPr>
    </w:p>
    <w:p w14:paraId="173C8FFE" w14:textId="2573EB6E" w:rsidR="00802AAB" w:rsidRDefault="00802AAB" w:rsidP="00802AAB">
      <w:pPr>
        <w:jc w:val="both"/>
        <w:rPr>
          <w:color w:val="000000" w:themeColor="text1"/>
          <w:szCs w:val="24"/>
        </w:rPr>
      </w:pPr>
      <w:r>
        <w:rPr>
          <w:color w:val="000000" w:themeColor="text1"/>
          <w:szCs w:val="24"/>
        </w:rPr>
        <w:t xml:space="preserve">The instrumentation layout is shown in Figure 3. Of note are the sand separator in case proppant or other debris was produced back, the atmospheric separator to flash returning fluid to steam, redundant </w:t>
      </w:r>
      <w:r w:rsidR="00E43091">
        <w:rPr>
          <w:color w:val="000000" w:themeColor="text1"/>
          <w:szCs w:val="24"/>
        </w:rPr>
        <w:t>flow,</w:t>
      </w:r>
      <w:r>
        <w:rPr>
          <w:color w:val="000000" w:themeColor="text1"/>
          <w:szCs w:val="24"/>
        </w:rPr>
        <w:t xml:space="preserve"> and pressure equipment.</w:t>
      </w:r>
    </w:p>
    <w:p w14:paraId="619B3F09" w14:textId="77777777" w:rsidR="00802F77" w:rsidRDefault="00802F77" w:rsidP="00293640">
      <w:pPr>
        <w:jc w:val="both"/>
        <w:rPr>
          <w:color w:val="000000" w:themeColor="text1"/>
          <w:szCs w:val="24"/>
        </w:rPr>
      </w:pPr>
    </w:p>
    <w:p w14:paraId="01B5B400" w14:textId="77777777" w:rsidR="00156179" w:rsidRDefault="00156179" w:rsidP="00156179">
      <w:pPr>
        <w:pStyle w:val="Heading1"/>
      </w:pPr>
      <w:bookmarkStart w:id="6" w:name="_Toc179382294"/>
      <w:r>
        <w:t>Circulation</w:t>
      </w:r>
      <w:bookmarkEnd w:id="6"/>
    </w:p>
    <w:p w14:paraId="32C70D5D" w14:textId="77777777" w:rsidR="00156179" w:rsidRDefault="00156179" w:rsidP="00156179">
      <w:pPr>
        <w:jc w:val="both"/>
        <w:rPr>
          <w:bCs/>
          <w:szCs w:val="24"/>
        </w:rPr>
      </w:pPr>
      <w:r w:rsidRPr="00802AAB">
        <w:rPr>
          <w:bCs/>
          <w:szCs w:val="24"/>
        </w:rPr>
        <w:t>The n</w:t>
      </w:r>
      <w:r>
        <w:rPr>
          <w:bCs/>
          <w:szCs w:val="24"/>
        </w:rPr>
        <w:t>ominal pumping schedule (adhered to fairly closely despite slight modifications driven by operations) is shown in Table 2. All data are available on the Geothermal Data Repository (GDR).</w:t>
      </w:r>
    </w:p>
    <w:p w14:paraId="19586675" w14:textId="77777777" w:rsidR="00156179" w:rsidRDefault="00156179" w:rsidP="00156179">
      <w:pPr>
        <w:jc w:val="both"/>
        <w:rPr>
          <w:bCs/>
          <w:szCs w:val="24"/>
        </w:rPr>
      </w:pPr>
    </w:p>
    <w:p w14:paraId="6F5F4D6C" w14:textId="77777777" w:rsidR="00156179" w:rsidRDefault="00156179" w:rsidP="00156179">
      <w:pPr>
        <w:jc w:val="center"/>
        <w:rPr>
          <w:b/>
          <w:szCs w:val="24"/>
        </w:rPr>
      </w:pPr>
      <w:r w:rsidRPr="00B33B21">
        <w:rPr>
          <w:b/>
          <w:szCs w:val="24"/>
        </w:rPr>
        <w:t>Table 2. Nominal Pumping Schedule</w:t>
      </w:r>
    </w:p>
    <w:p w14:paraId="362A2DE8" w14:textId="77777777" w:rsidR="00156179" w:rsidRPr="006C1AC3" w:rsidRDefault="00156179" w:rsidP="00156179">
      <w:pPr>
        <w:rPr>
          <w:bCs/>
          <w:sz w:val="6"/>
          <w:szCs w:val="6"/>
        </w:rPr>
      </w:pPr>
    </w:p>
    <w:tbl>
      <w:tblPr>
        <w:tblStyle w:val="GridTable2-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033"/>
        <w:gridCol w:w="1207"/>
        <w:gridCol w:w="1584"/>
        <w:gridCol w:w="1584"/>
        <w:gridCol w:w="1584"/>
        <w:gridCol w:w="1687"/>
      </w:tblGrid>
      <w:tr w:rsidR="00156179" w:rsidRPr="00156179" w14:paraId="1060A3FF" w14:textId="77777777" w:rsidTr="009339E4">
        <w:trPr>
          <w:cnfStyle w:val="100000000000" w:firstRow="1" w:lastRow="0" w:firstColumn="0" w:lastColumn="0" w:oddVBand="0" w:evenVBand="0" w:oddHBand="0"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0B2FF8EC" w14:textId="77777777" w:rsidR="00156179" w:rsidRPr="00156179" w:rsidRDefault="00156179" w:rsidP="00031C4A">
            <w:pPr>
              <w:jc w:val="center"/>
              <w:rPr>
                <w:rFonts w:eastAsia="Times New Roman" w:cs="Calibri"/>
                <w:b w:val="0"/>
                <w:bCs w:val="0"/>
                <w:color w:val="000000"/>
              </w:rPr>
            </w:pPr>
            <w:r w:rsidRPr="00156179">
              <w:rPr>
                <w:rFonts w:eastAsia="Times New Roman" w:cs="Calibri"/>
                <w:color w:val="000000"/>
              </w:rPr>
              <w:t>Step</w:t>
            </w:r>
          </w:p>
        </w:tc>
        <w:tc>
          <w:tcPr>
            <w:tcW w:w="0" w:type="auto"/>
            <w:tcBorders>
              <w:top w:val="none" w:sz="0" w:space="0" w:color="auto"/>
              <w:left w:val="none" w:sz="0" w:space="0" w:color="auto"/>
              <w:bottom w:val="none" w:sz="0" w:space="0" w:color="auto"/>
              <w:right w:val="none" w:sz="0" w:space="0" w:color="auto"/>
            </w:tcBorders>
            <w:hideMark/>
          </w:tcPr>
          <w:p w14:paraId="4A6D2ED4" w14:textId="77777777" w:rsidR="00156179" w:rsidRPr="00156179" w:rsidRDefault="00156179" w:rsidP="00031C4A">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000000"/>
              </w:rPr>
            </w:pPr>
            <w:r w:rsidRPr="00156179">
              <w:rPr>
                <w:rFonts w:eastAsia="Times New Roman" w:cs="Calibri"/>
                <w:color w:val="000000"/>
              </w:rPr>
              <w:t>Rate (bpm)</w:t>
            </w:r>
          </w:p>
        </w:tc>
        <w:tc>
          <w:tcPr>
            <w:tcW w:w="0" w:type="auto"/>
            <w:tcBorders>
              <w:top w:val="none" w:sz="0" w:space="0" w:color="auto"/>
              <w:left w:val="none" w:sz="0" w:space="0" w:color="auto"/>
              <w:bottom w:val="none" w:sz="0" w:space="0" w:color="auto"/>
              <w:right w:val="none" w:sz="0" w:space="0" w:color="auto"/>
            </w:tcBorders>
            <w:hideMark/>
          </w:tcPr>
          <w:p w14:paraId="59AA6497" w14:textId="77777777" w:rsidR="00156179" w:rsidRPr="00156179" w:rsidRDefault="00156179" w:rsidP="00031C4A">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000000"/>
              </w:rPr>
            </w:pPr>
            <w:r w:rsidRPr="00156179">
              <w:rPr>
                <w:rFonts w:eastAsia="Times New Roman" w:cs="Calibri"/>
                <w:color w:val="000000"/>
              </w:rPr>
              <w:t>Volume (bbl)</w:t>
            </w:r>
          </w:p>
        </w:tc>
        <w:tc>
          <w:tcPr>
            <w:tcW w:w="1584" w:type="dxa"/>
            <w:tcBorders>
              <w:top w:val="none" w:sz="0" w:space="0" w:color="auto"/>
              <w:left w:val="none" w:sz="0" w:space="0" w:color="auto"/>
              <w:bottom w:val="none" w:sz="0" w:space="0" w:color="auto"/>
              <w:right w:val="none" w:sz="0" w:space="0" w:color="auto"/>
            </w:tcBorders>
            <w:hideMark/>
          </w:tcPr>
          <w:p w14:paraId="78E1CC12" w14:textId="77777777" w:rsidR="00156179" w:rsidRPr="00156179" w:rsidRDefault="00156179" w:rsidP="00031C4A">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000000"/>
              </w:rPr>
            </w:pPr>
            <w:r w:rsidRPr="00156179">
              <w:rPr>
                <w:rFonts w:eastAsia="Times New Roman" w:cs="Calibri"/>
                <w:color w:val="000000"/>
              </w:rPr>
              <w:t>Cumulative Volume (bbl)</w:t>
            </w:r>
          </w:p>
        </w:tc>
        <w:tc>
          <w:tcPr>
            <w:tcW w:w="1584" w:type="dxa"/>
            <w:tcBorders>
              <w:top w:val="none" w:sz="0" w:space="0" w:color="auto"/>
              <w:left w:val="none" w:sz="0" w:space="0" w:color="auto"/>
              <w:bottom w:val="none" w:sz="0" w:space="0" w:color="auto"/>
              <w:right w:val="none" w:sz="0" w:space="0" w:color="auto"/>
            </w:tcBorders>
          </w:tcPr>
          <w:p w14:paraId="095EB8DE" w14:textId="77777777" w:rsidR="00156179" w:rsidRPr="00156179" w:rsidRDefault="00156179" w:rsidP="00031C4A">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000000"/>
              </w:rPr>
            </w:pPr>
            <w:r w:rsidRPr="00156179">
              <w:rPr>
                <w:rFonts w:eastAsia="Times New Roman" w:cs="Calibri"/>
                <w:color w:val="000000"/>
              </w:rPr>
              <w:t>Incremental Time (day)</w:t>
            </w:r>
          </w:p>
        </w:tc>
        <w:tc>
          <w:tcPr>
            <w:tcW w:w="1584" w:type="dxa"/>
            <w:tcBorders>
              <w:top w:val="none" w:sz="0" w:space="0" w:color="auto"/>
              <w:left w:val="none" w:sz="0" w:space="0" w:color="auto"/>
              <w:bottom w:val="none" w:sz="0" w:space="0" w:color="auto"/>
              <w:right w:val="none" w:sz="0" w:space="0" w:color="auto"/>
            </w:tcBorders>
            <w:hideMark/>
          </w:tcPr>
          <w:p w14:paraId="11E6C689" w14:textId="77777777" w:rsidR="00156179" w:rsidRPr="00156179" w:rsidRDefault="00156179" w:rsidP="00031C4A">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000000"/>
              </w:rPr>
            </w:pPr>
            <w:r w:rsidRPr="00156179">
              <w:rPr>
                <w:rFonts w:eastAsia="Times New Roman" w:cs="Calibri"/>
                <w:color w:val="000000"/>
              </w:rPr>
              <w:t>Cumulative Time (day)</w:t>
            </w:r>
          </w:p>
        </w:tc>
        <w:tc>
          <w:tcPr>
            <w:tcW w:w="0" w:type="auto"/>
            <w:tcBorders>
              <w:top w:val="none" w:sz="0" w:space="0" w:color="auto"/>
              <w:left w:val="none" w:sz="0" w:space="0" w:color="auto"/>
              <w:bottom w:val="none" w:sz="0" w:space="0" w:color="auto"/>
            </w:tcBorders>
          </w:tcPr>
          <w:p w14:paraId="5D5B3DD9" w14:textId="77777777" w:rsidR="00156179" w:rsidRPr="00156179" w:rsidRDefault="00156179" w:rsidP="00031C4A">
            <w:pPr>
              <w:jc w:val="center"/>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000000"/>
              </w:rPr>
            </w:pPr>
            <w:r w:rsidRPr="00156179">
              <w:rPr>
                <w:rFonts w:eastAsia="Times New Roman" w:cs="Calibri"/>
                <w:color w:val="000000"/>
              </w:rPr>
              <w:t>Well 16B(78)-32 Status</w:t>
            </w:r>
          </w:p>
        </w:tc>
      </w:tr>
      <w:tr w:rsidR="00156179" w:rsidRPr="00156179" w14:paraId="25308754" w14:textId="77777777" w:rsidTr="009339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tcPr>
          <w:p w14:paraId="66803245" w14:textId="77777777" w:rsidR="00156179" w:rsidRPr="00156179" w:rsidRDefault="00156179" w:rsidP="00031C4A">
            <w:pPr>
              <w:jc w:val="center"/>
              <w:rPr>
                <w:rFonts w:eastAsia="Times New Roman" w:cs="Calibri"/>
                <w:color w:val="000000"/>
              </w:rPr>
            </w:pPr>
            <w:r w:rsidRPr="00156179">
              <w:rPr>
                <w:rFonts w:eastAsia="Times New Roman" w:cs="Calibri"/>
                <w:color w:val="000000"/>
              </w:rPr>
              <w:t>1</w:t>
            </w:r>
          </w:p>
        </w:tc>
        <w:tc>
          <w:tcPr>
            <w:tcW w:w="0" w:type="auto"/>
          </w:tcPr>
          <w:p w14:paraId="5F156997"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0" w:type="auto"/>
          </w:tcPr>
          <w:p w14:paraId="5380AE9B"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1584" w:type="dxa"/>
          </w:tcPr>
          <w:p w14:paraId="0AB7479B"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1584" w:type="dxa"/>
          </w:tcPr>
          <w:p w14:paraId="3442A9E0"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1584" w:type="dxa"/>
          </w:tcPr>
          <w:p w14:paraId="7C7BC26D"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0" w:type="auto"/>
          </w:tcPr>
          <w:p w14:paraId="32DEB773"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Shut-In</w:t>
            </w:r>
          </w:p>
        </w:tc>
      </w:tr>
      <w:tr w:rsidR="00156179" w:rsidRPr="00156179" w14:paraId="1830D41C" w14:textId="77777777" w:rsidTr="009339E4">
        <w:trPr>
          <w:trHeight w:val="288"/>
        </w:trPr>
        <w:tc>
          <w:tcPr>
            <w:cnfStyle w:val="001000000000" w:firstRow="0" w:lastRow="0" w:firstColumn="1" w:lastColumn="0" w:oddVBand="0" w:evenVBand="0" w:oddHBand="0" w:evenHBand="0" w:firstRowFirstColumn="0" w:firstRowLastColumn="0" w:lastRowFirstColumn="0" w:lastRowLastColumn="0"/>
            <w:tcW w:w="0" w:type="auto"/>
          </w:tcPr>
          <w:p w14:paraId="51C45F1B" w14:textId="77777777" w:rsidR="00156179" w:rsidRPr="00156179" w:rsidRDefault="00156179" w:rsidP="00031C4A">
            <w:pPr>
              <w:jc w:val="center"/>
              <w:rPr>
                <w:rFonts w:eastAsia="Times New Roman" w:cs="Calibri"/>
                <w:color w:val="000000"/>
              </w:rPr>
            </w:pPr>
            <w:r w:rsidRPr="00156179">
              <w:rPr>
                <w:rFonts w:eastAsia="Times New Roman" w:cs="Calibri"/>
                <w:color w:val="000000"/>
              </w:rPr>
              <w:t>2</w:t>
            </w:r>
          </w:p>
        </w:tc>
        <w:tc>
          <w:tcPr>
            <w:tcW w:w="0" w:type="auto"/>
          </w:tcPr>
          <w:p w14:paraId="7581747C"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2.5</w:t>
            </w:r>
          </w:p>
        </w:tc>
        <w:tc>
          <w:tcPr>
            <w:tcW w:w="0" w:type="auto"/>
          </w:tcPr>
          <w:p w14:paraId="025EA58C"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3.600</w:t>
            </w:r>
          </w:p>
        </w:tc>
        <w:tc>
          <w:tcPr>
            <w:tcW w:w="1584" w:type="dxa"/>
          </w:tcPr>
          <w:p w14:paraId="04019FF0"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3,600</w:t>
            </w:r>
          </w:p>
        </w:tc>
        <w:tc>
          <w:tcPr>
            <w:tcW w:w="1584" w:type="dxa"/>
          </w:tcPr>
          <w:p w14:paraId="4D6176E2"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1.0</w:t>
            </w:r>
          </w:p>
        </w:tc>
        <w:tc>
          <w:tcPr>
            <w:tcW w:w="1584" w:type="dxa"/>
          </w:tcPr>
          <w:p w14:paraId="2F1A8B84"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1.0</w:t>
            </w:r>
          </w:p>
        </w:tc>
        <w:tc>
          <w:tcPr>
            <w:tcW w:w="0" w:type="auto"/>
          </w:tcPr>
          <w:p w14:paraId="28672630"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Shut-In</w:t>
            </w:r>
          </w:p>
        </w:tc>
      </w:tr>
      <w:tr w:rsidR="00156179" w:rsidRPr="00156179" w14:paraId="7455026E" w14:textId="77777777" w:rsidTr="009339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hideMark/>
          </w:tcPr>
          <w:p w14:paraId="2445F364" w14:textId="77777777" w:rsidR="00156179" w:rsidRPr="00156179" w:rsidRDefault="00156179" w:rsidP="00031C4A">
            <w:pPr>
              <w:jc w:val="center"/>
              <w:rPr>
                <w:rFonts w:eastAsia="Times New Roman" w:cs="Calibri"/>
                <w:color w:val="000000"/>
              </w:rPr>
            </w:pPr>
            <w:r w:rsidRPr="00156179">
              <w:rPr>
                <w:rFonts w:eastAsia="Times New Roman" w:cs="Calibri"/>
                <w:color w:val="000000"/>
              </w:rPr>
              <w:t>3</w:t>
            </w:r>
          </w:p>
        </w:tc>
        <w:tc>
          <w:tcPr>
            <w:tcW w:w="0" w:type="auto"/>
            <w:hideMark/>
          </w:tcPr>
          <w:p w14:paraId="2A97062A"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0" w:type="auto"/>
            <w:hideMark/>
          </w:tcPr>
          <w:p w14:paraId="7ED453FE"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1584" w:type="dxa"/>
            <w:hideMark/>
          </w:tcPr>
          <w:p w14:paraId="32A73634"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3,600</w:t>
            </w:r>
          </w:p>
        </w:tc>
        <w:tc>
          <w:tcPr>
            <w:tcW w:w="1584" w:type="dxa"/>
          </w:tcPr>
          <w:p w14:paraId="53D73757"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0.33</w:t>
            </w:r>
          </w:p>
        </w:tc>
        <w:tc>
          <w:tcPr>
            <w:tcW w:w="1584" w:type="dxa"/>
            <w:hideMark/>
          </w:tcPr>
          <w:p w14:paraId="0272E544"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1.33</w:t>
            </w:r>
          </w:p>
        </w:tc>
        <w:tc>
          <w:tcPr>
            <w:tcW w:w="0" w:type="auto"/>
          </w:tcPr>
          <w:p w14:paraId="0CD22152"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Shut-In</w:t>
            </w:r>
          </w:p>
        </w:tc>
      </w:tr>
      <w:tr w:rsidR="00156179" w:rsidRPr="00156179" w14:paraId="494A9D75" w14:textId="77777777" w:rsidTr="009339E4">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7C4B3D45" w14:textId="77777777" w:rsidR="00156179" w:rsidRPr="00156179" w:rsidRDefault="00156179" w:rsidP="00031C4A">
            <w:pPr>
              <w:jc w:val="center"/>
              <w:rPr>
                <w:rFonts w:eastAsia="Times New Roman" w:cs="Calibri"/>
                <w:color w:val="000000"/>
              </w:rPr>
            </w:pPr>
            <w:r w:rsidRPr="00156179">
              <w:rPr>
                <w:rFonts w:eastAsia="Times New Roman" w:cs="Calibri"/>
                <w:color w:val="000000"/>
              </w:rPr>
              <w:t>4</w:t>
            </w:r>
          </w:p>
        </w:tc>
        <w:tc>
          <w:tcPr>
            <w:tcW w:w="0" w:type="auto"/>
            <w:noWrap/>
            <w:hideMark/>
          </w:tcPr>
          <w:p w14:paraId="6D7A72C7"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2.5</w:t>
            </w:r>
          </w:p>
        </w:tc>
        <w:tc>
          <w:tcPr>
            <w:tcW w:w="0" w:type="auto"/>
            <w:noWrap/>
            <w:hideMark/>
          </w:tcPr>
          <w:p w14:paraId="0D924018"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1,200</w:t>
            </w:r>
          </w:p>
        </w:tc>
        <w:tc>
          <w:tcPr>
            <w:tcW w:w="1584" w:type="dxa"/>
            <w:noWrap/>
            <w:hideMark/>
          </w:tcPr>
          <w:p w14:paraId="3EB19FAD"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4,800</w:t>
            </w:r>
          </w:p>
        </w:tc>
        <w:tc>
          <w:tcPr>
            <w:tcW w:w="1584" w:type="dxa"/>
          </w:tcPr>
          <w:p w14:paraId="3F478A36"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0.33</w:t>
            </w:r>
          </w:p>
        </w:tc>
        <w:tc>
          <w:tcPr>
            <w:tcW w:w="1584" w:type="dxa"/>
            <w:noWrap/>
            <w:hideMark/>
          </w:tcPr>
          <w:p w14:paraId="368E15B4"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1.67</w:t>
            </w:r>
          </w:p>
        </w:tc>
        <w:tc>
          <w:tcPr>
            <w:tcW w:w="0" w:type="auto"/>
          </w:tcPr>
          <w:p w14:paraId="03E37D4D"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Open</w:t>
            </w:r>
          </w:p>
        </w:tc>
      </w:tr>
      <w:tr w:rsidR="00156179" w:rsidRPr="00156179" w14:paraId="61E0A2E1" w14:textId="77777777" w:rsidTr="009339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4E876AF8" w14:textId="77777777" w:rsidR="00156179" w:rsidRPr="00156179" w:rsidRDefault="00156179" w:rsidP="00031C4A">
            <w:pPr>
              <w:jc w:val="center"/>
              <w:rPr>
                <w:rFonts w:eastAsia="Times New Roman" w:cs="Calibri"/>
                <w:color w:val="000000"/>
              </w:rPr>
            </w:pPr>
            <w:r w:rsidRPr="00156179">
              <w:rPr>
                <w:rFonts w:eastAsia="Times New Roman" w:cs="Calibri"/>
                <w:color w:val="000000"/>
              </w:rPr>
              <w:t>5</w:t>
            </w:r>
          </w:p>
        </w:tc>
        <w:tc>
          <w:tcPr>
            <w:tcW w:w="0" w:type="auto"/>
            <w:noWrap/>
            <w:hideMark/>
          </w:tcPr>
          <w:p w14:paraId="3C1F814A"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5</w:t>
            </w:r>
          </w:p>
        </w:tc>
        <w:tc>
          <w:tcPr>
            <w:tcW w:w="0" w:type="auto"/>
            <w:noWrap/>
            <w:hideMark/>
          </w:tcPr>
          <w:p w14:paraId="1FAFBB84"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3,600</w:t>
            </w:r>
          </w:p>
        </w:tc>
        <w:tc>
          <w:tcPr>
            <w:tcW w:w="1584" w:type="dxa"/>
            <w:noWrap/>
            <w:hideMark/>
          </w:tcPr>
          <w:p w14:paraId="33B9834E"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8,400</w:t>
            </w:r>
          </w:p>
        </w:tc>
        <w:tc>
          <w:tcPr>
            <w:tcW w:w="1584" w:type="dxa"/>
          </w:tcPr>
          <w:p w14:paraId="6EEF24B2"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0.5</w:t>
            </w:r>
          </w:p>
        </w:tc>
        <w:tc>
          <w:tcPr>
            <w:tcW w:w="1584" w:type="dxa"/>
            <w:noWrap/>
            <w:hideMark/>
          </w:tcPr>
          <w:p w14:paraId="675FA6F0"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2.17</w:t>
            </w:r>
          </w:p>
        </w:tc>
        <w:tc>
          <w:tcPr>
            <w:tcW w:w="0" w:type="auto"/>
          </w:tcPr>
          <w:p w14:paraId="5B944324"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Open</w:t>
            </w:r>
          </w:p>
        </w:tc>
      </w:tr>
      <w:tr w:rsidR="00156179" w:rsidRPr="00156179" w14:paraId="7823E685" w14:textId="77777777" w:rsidTr="009339E4">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01D573AC" w14:textId="77777777" w:rsidR="00156179" w:rsidRPr="00156179" w:rsidRDefault="00156179" w:rsidP="00031C4A">
            <w:pPr>
              <w:jc w:val="center"/>
              <w:rPr>
                <w:rFonts w:eastAsia="Times New Roman" w:cs="Calibri"/>
                <w:color w:val="000000"/>
              </w:rPr>
            </w:pPr>
            <w:r w:rsidRPr="00156179">
              <w:rPr>
                <w:rFonts w:eastAsia="Times New Roman" w:cs="Calibri"/>
                <w:color w:val="000000"/>
              </w:rPr>
              <w:t>6</w:t>
            </w:r>
          </w:p>
        </w:tc>
        <w:tc>
          <w:tcPr>
            <w:tcW w:w="0" w:type="auto"/>
            <w:noWrap/>
            <w:hideMark/>
          </w:tcPr>
          <w:p w14:paraId="74C35078"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7.5</w:t>
            </w:r>
          </w:p>
        </w:tc>
        <w:tc>
          <w:tcPr>
            <w:tcW w:w="0" w:type="auto"/>
            <w:noWrap/>
            <w:hideMark/>
          </w:tcPr>
          <w:p w14:paraId="03F2F446"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7,200</w:t>
            </w:r>
          </w:p>
        </w:tc>
        <w:tc>
          <w:tcPr>
            <w:tcW w:w="1584" w:type="dxa"/>
            <w:noWrap/>
            <w:hideMark/>
          </w:tcPr>
          <w:p w14:paraId="1A91E265"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15,600</w:t>
            </w:r>
          </w:p>
        </w:tc>
        <w:tc>
          <w:tcPr>
            <w:tcW w:w="1584" w:type="dxa"/>
          </w:tcPr>
          <w:p w14:paraId="69A702AC"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0.67</w:t>
            </w:r>
          </w:p>
        </w:tc>
        <w:tc>
          <w:tcPr>
            <w:tcW w:w="1584" w:type="dxa"/>
            <w:noWrap/>
            <w:hideMark/>
          </w:tcPr>
          <w:p w14:paraId="471E7359"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2.84</w:t>
            </w:r>
          </w:p>
        </w:tc>
        <w:tc>
          <w:tcPr>
            <w:tcW w:w="0" w:type="auto"/>
          </w:tcPr>
          <w:p w14:paraId="763C08A0"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Open</w:t>
            </w:r>
          </w:p>
        </w:tc>
      </w:tr>
      <w:tr w:rsidR="00156179" w:rsidRPr="00156179" w14:paraId="39408CE1" w14:textId="77777777" w:rsidTr="009339E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144F7B06" w14:textId="77777777" w:rsidR="00156179" w:rsidRPr="00156179" w:rsidRDefault="00156179" w:rsidP="00031C4A">
            <w:pPr>
              <w:jc w:val="center"/>
              <w:rPr>
                <w:rFonts w:eastAsia="Times New Roman" w:cs="Calibri"/>
                <w:color w:val="000000"/>
              </w:rPr>
            </w:pPr>
            <w:r w:rsidRPr="00156179">
              <w:rPr>
                <w:rFonts w:eastAsia="Times New Roman" w:cs="Calibri"/>
                <w:color w:val="000000"/>
              </w:rPr>
              <w:t>7</w:t>
            </w:r>
          </w:p>
        </w:tc>
        <w:tc>
          <w:tcPr>
            <w:tcW w:w="0" w:type="auto"/>
            <w:noWrap/>
            <w:hideMark/>
          </w:tcPr>
          <w:p w14:paraId="482F4EA6"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10</w:t>
            </w:r>
          </w:p>
        </w:tc>
        <w:tc>
          <w:tcPr>
            <w:tcW w:w="0" w:type="auto"/>
            <w:noWrap/>
            <w:hideMark/>
          </w:tcPr>
          <w:p w14:paraId="59E91C5B"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391,104</w:t>
            </w:r>
          </w:p>
        </w:tc>
        <w:tc>
          <w:tcPr>
            <w:tcW w:w="1584" w:type="dxa"/>
            <w:noWrap/>
            <w:hideMark/>
          </w:tcPr>
          <w:p w14:paraId="5EF1B808"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406,704</w:t>
            </w:r>
          </w:p>
        </w:tc>
        <w:tc>
          <w:tcPr>
            <w:tcW w:w="1584" w:type="dxa"/>
          </w:tcPr>
          <w:p w14:paraId="7A2DF719"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27.16</w:t>
            </w:r>
          </w:p>
        </w:tc>
        <w:tc>
          <w:tcPr>
            <w:tcW w:w="1584" w:type="dxa"/>
            <w:noWrap/>
            <w:hideMark/>
          </w:tcPr>
          <w:p w14:paraId="506D8560"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30.00</w:t>
            </w:r>
          </w:p>
        </w:tc>
        <w:tc>
          <w:tcPr>
            <w:tcW w:w="0" w:type="auto"/>
          </w:tcPr>
          <w:p w14:paraId="14A28121" w14:textId="77777777" w:rsidR="00156179" w:rsidRPr="00156179" w:rsidRDefault="00156179" w:rsidP="00031C4A">
            <w:pPr>
              <w:jc w:val="center"/>
              <w:cnfStyle w:val="000000100000" w:firstRow="0" w:lastRow="0" w:firstColumn="0" w:lastColumn="0" w:oddVBand="0" w:evenVBand="0" w:oddHBand="1" w:evenHBand="0" w:firstRowFirstColumn="0" w:firstRowLastColumn="0" w:lastRowFirstColumn="0" w:lastRowLastColumn="0"/>
              <w:rPr>
                <w:rFonts w:eastAsia="Times New Roman" w:cs="Calibri"/>
                <w:color w:val="000000"/>
              </w:rPr>
            </w:pPr>
            <w:r w:rsidRPr="00156179">
              <w:rPr>
                <w:rFonts w:eastAsia="Times New Roman" w:cs="Calibri"/>
                <w:color w:val="000000"/>
              </w:rPr>
              <w:t>Open</w:t>
            </w:r>
          </w:p>
        </w:tc>
      </w:tr>
      <w:tr w:rsidR="00156179" w:rsidRPr="00156179" w14:paraId="6324B666" w14:textId="77777777" w:rsidTr="009339E4">
        <w:trPr>
          <w:trHeight w:val="288"/>
        </w:trPr>
        <w:tc>
          <w:tcPr>
            <w:cnfStyle w:val="001000000000" w:firstRow="0" w:lastRow="0" w:firstColumn="1" w:lastColumn="0" w:oddVBand="0" w:evenVBand="0" w:oddHBand="0" w:evenHBand="0" w:firstRowFirstColumn="0" w:firstRowLastColumn="0" w:lastRowFirstColumn="0" w:lastRowLastColumn="0"/>
            <w:tcW w:w="0" w:type="auto"/>
            <w:noWrap/>
          </w:tcPr>
          <w:p w14:paraId="7C696EEC" w14:textId="77777777" w:rsidR="00156179" w:rsidRPr="00156179" w:rsidRDefault="00156179" w:rsidP="00031C4A">
            <w:pPr>
              <w:jc w:val="center"/>
              <w:rPr>
                <w:rFonts w:eastAsia="Times New Roman" w:cs="Calibri"/>
                <w:color w:val="000000"/>
              </w:rPr>
            </w:pPr>
            <w:r w:rsidRPr="00156179">
              <w:rPr>
                <w:rFonts w:eastAsia="Times New Roman" w:cs="Calibri"/>
                <w:color w:val="000000"/>
              </w:rPr>
              <w:t>8</w:t>
            </w:r>
          </w:p>
        </w:tc>
        <w:tc>
          <w:tcPr>
            <w:tcW w:w="0" w:type="auto"/>
            <w:noWrap/>
          </w:tcPr>
          <w:p w14:paraId="73D1561B"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0" w:type="auto"/>
            <w:noWrap/>
          </w:tcPr>
          <w:p w14:paraId="40E14C1C"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0</w:t>
            </w:r>
          </w:p>
        </w:tc>
        <w:tc>
          <w:tcPr>
            <w:tcW w:w="1584" w:type="dxa"/>
            <w:noWrap/>
          </w:tcPr>
          <w:p w14:paraId="1E31A338"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406,704</w:t>
            </w:r>
          </w:p>
        </w:tc>
        <w:tc>
          <w:tcPr>
            <w:tcW w:w="1584" w:type="dxa"/>
          </w:tcPr>
          <w:p w14:paraId="714F5509"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TBD</w:t>
            </w:r>
          </w:p>
        </w:tc>
        <w:tc>
          <w:tcPr>
            <w:tcW w:w="1584" w:type="dxa"/>
            <w:noWrap/>
          </w:tcPr>
          <w:p w14:paraId="0B7E353B"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TBD</w:t>
            </w:r>
          </w:p>
        </w:tc>
        <w:tc>
          <w:tcPr>
            <w:tcW w:w="0" w:type="auto"/>
          </w:tcPr>
          <w:p w14:paraId="03CCCEC3" w14:textId="77777777" w:rsidR="00156179" w:rsidRPr="00156179" w:rsidRDefault="00156179" w:rsidP="00031C4A">
            <w:pPr>
              <w:jc w:val="center"/>
              <w:cnfStyle w:val="000000000000" w:firstRow="0" w:lastRow="0" w:firstColumn="0" w:lastColumn="0" w:oddVBand="0" w:evenVBand="0" w:oddHBand="0" w:evenHBand="0" w:firstRowFirstColumn="0" w:firstRowLastColumn="0" w:lastRowFirstColumn="0" w:lastRowLastColumn="0"/>
              <w:rPr>
                <w:rFonts w:eastAsia="Times New Roman" w:cs="Calibri"/>
                <w:color w:val="000000"/>
              </w:rPr>
            </w:pPr>
            <w:r w:rsidRPr="00156179">
              <w:rPr>
                <w:rFonts w:eastAsia="Times New Roman" w:cs="Calibri"/>
                <w:color w:val="000000"/>
              </w:rPr>
              <w:t>Shut-In</w:t>
            </w:r>
          </w:p>
        </w:tc>
      </w:tr>
    </w:tbl>
    <w:p w14:paraId="62DA26DB" w14:textId="77777777" w:rsidR="00156179" w:rsidRPr="00B33B21" w:rsidRDefault="00156179" w:rsidP="00156179">
      <w:pPr>
        <w:jc w:val="both"/>
        <w:rPr>
          <w:bCs/>
          <w:szCs w:val="24"/>
        </w:rPr>
      </w:pPr>
      <w:r w:rsidRPr="00B33B21">
        <w:rPr>
          <w:bCs/>
          <w:szCs w:val="24"/>
        </w:rPr>
        <w:lastRenderedPageBreak/>
        <w:t xml:space="preserve">Table </w:t>
      </w:r>
      <w:r>
        <w:rPr>
          <w:bCs/>
          <w:szCs w:val="24"/>
        </w:rPr>
        <w:t>3</w:t>
      </w:r>
      <w:r w:rsidRPr="00B33B21">
        <w:rPr>
          <w:bCs/>
          <w:szCs w:val="24"/>
        </w:rPr>
        <w:t xml:space="preserve"> summarizes the </w:t>
      </w:r>
      <w:r>
        <w:rPr>
          <w:bCs/>
          <w:szCs w:val="24"/>
        </w:rPr>
        <w:t xml:space="preserve">chronology of the </w:t>
      </w:r>
      <w:r w:rsidRPr="00B33B21">
        <w:rPr>
          <w:bCs/>
          <w:szCs w:val="24"/>
        </w:rPr>
        <w:t xml:space="preserve">first 6 </w:t>
      </w:r>
      <w:r>
        <w:rPr>
          <w:bCs/>
          <w:szCs w:val="24"/>
        </w:rPr>
        <w:t>steps</w:t>
      </w:r>
      <w:r w:rsidRPr="00B33B21">
        <w:rPr>
          <w:bCs/>
          <w:szCs w:val="24"/>
        </w:rPr>
        <w:t xml:space="preserve"> shown in Table 2, low rate injection with shut-in and stepped injection stages on the way to 10 bpm.</w:t>
      </w:r>
    </w:p>
    <w:p w14:paraId="48678BC0" w14:textId="77777777" w:rsidR="00156179" w:rsidRDefault="00156179" w:rsidP="00293640">
      <w:pPr>
        <w:jc w:val="both"/>
        <w:rPr>
          <w:color w:val="000000" w:themeColor="text1"/>
          <w:szCs w:val="24"/>
        </w:rPr>
      </w:pPr>
    </w:p>
    <w:p w14:paraId="34DF8503" w14:textId="1E2A994B" w:rsidR="00E85347" w:rsidRDefault="00802AAB" w:rsidP="0034402D">
      <w:pPr>
        <w:jc w:val="center"/>
        <w:rPr>
          <w:color w:val="000000" w:themeColor="text1"/>
          <w:szCs w:val="24"/>
        </w:rPr>
      </w:pPr>
      <w:r>
        <w:rPr>
          <w:noProof/>
          <w:color w:val="000000" w:themeColor="text1"/>
          <w:szCs w:val="24"/>
        </w:rPr>
        <w:drawing>
          <wp:inline distT="0" distB="0" distL="0" distR="0" wp14:anchorId="7F8306FF" wp14:editId="421BEA2A">
            <wp:extent cx="5956208" cy="3390900"/>
            <wp:effectExtent l="0" t="0" r="6985" b="0"/>
            <wp:docPr id="17078962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5887" cy="3402103"/>
                    </a:xfrm>
                    <a:prstGeom prst="rect">
                      <a:avLst/>
                    </a:prstGeom>
                    <a:noFill/>
                  </pic:spPr>
                </pic:pic>
              </a:graphicData>
            </a:graphic>
          </wp:inline>
        </w:drawing>
      </w:r>
    </w:p>
    <w:p w14:paraId="27D0353E" w14:textId="77777777" w:rsidR="00E85347" w:rsidRPr="0034402D" w:rsidRDefault="00E85347" w:rsidP="00293640">
      <w:pPr>
        <w:jc w:val="both"/>
        <w:rPr>
          <w:color w:val="000000" w:themeColor="text1"/>
          <w:sz w:val="12"/>
          <w:szCs w:val="12"/>
        </w:rPr>
      </w:pPr>
    </w:p>
    <w:p w14:paraId="7636CB4F" w14:textId="79B2049D" w:rsidR="00802AAB" w:rsidRPr="00802AAB" w:rsidRDefault="00802AAB" w:rsidP="00802AAB">
      <w:pPr>
        <w:jc w:val="center"/>
        <w:rPr>
          <w:b/>
          <w:bCs/>
          <w:color w:val="000000" w:themeColor="text1"/>
          <w:szCs w:val="24"/>
        </w:rPr>
      </w:pPr>
      <w:r w:rsidRPr="00802AAB">
        <w:rPr>
          <w:b/>
          <w:bCs/>
          <w:color w:val="000000" w:themeColor="text1"/>
          <w:szCs w:val="24"/>
        </w:rPr>
        <w:t>Figure 3. Piping diagram and instrumentation.</w:t>
      </w:r>
    </w:p>
    <w:p w14:paraId="6872FB65" w14:textId="77777777" w:rsidR="00B33B21" w:rsidRDefault="00B33B21" w:rsidP="00293640">
      <w:pPr>
        <w:jc w:val="both"/>
        <w:rPr>
          <w:b/>
          <w:szCs w:val="24"/>
        </w:rPr>
      </w:pPr>
    </w:p>
    <w:p w14:paraId="393A0720" w14:textId="61691853" w:rsidR="00467FF6" w:rsidRPr="00467FF6" w:rsidRDefault="00467FF6" w:rsidP="00467FF6">
      <w:pPr>
        <w:jc w:val="center"/>
        <w:rPr>
          <w:b/>
          <w:szCs w:val="24"/>
        </w:rPr>
      </w:pPr>
      <w:r w:rsidRPr="00467FF6">
        <w:rPr>
          <w:b/>
          <w:szCs w:val="24"/>
        </w:rPr>
        <w:t xml:space="preserve">Table </w:t>
      </w:r>
      <w:r w:rsidR="00805236">
        <w:rPr>
          <w:b/>
          <w:szCs w:val="24"/>
        </w:rPr>
        <w:t>3</w:t>
      </w:r>
      <w:r w:rsidRPr="00467FF6">
        <w:rPr>
          <w:b/>
          <w:szCs w:val="24"/>
        </w:rPr>
        <w:t xml:space="preserve">. </w:t>
      </w:r>
      <w:r>
        <w:rPr>
          <w:b/>
          <w:szCs w:val="24"/>
        </w:rPr>
        <w:t>Early Circulation</w:t>
      </w:r>
      <w:r w:rsidRPr="00467FF6">
        <w:rPr>
          <w:b/>
          <w:szCs w:val="24"/>
        </w:rPr>
        <w:t xml:space="preserve"> Activities</w:t>
      </w:r>
    </w:p>
    <w:p w14:paraId="02301CFD" w14:textId="77777777" w:rsidR="00467FF6" w:rsidRPr="00467FF6" w:rsidRDefault="00467FF6" w:rsidP="00467FF6">
      <w:pPr>
        <w:jc w:val="center"/>
        <w:rPr>
          <w:bCs/>
          <w:sz w:val="12"/>
          <w:szCs w:val="12"/>
        </w:rPr>
      </w:pPr>
    </w:p>
    <w:tbl>
      <w:tblPr>
        <w:tblStyle w:val="TableGrid"/>
        <w:tblW w:w="0" w:type="auto"/>
        <w:tblLook w:val="04A0" w:firstRow="1" w:lastRow="0" w:firstColumn="1" w:lastColumn="0" w:noHBand="0" w:noVBand="1"/>
      </w:tblPr>
      <w:tblGrid>
        <w:gridCol w:w="4675"/>
        <w:gridCol w:w="4675"/>
      </w:tblGrid>
      <w:tr w:rsidR="00467FF6" w:rsidRPr="00372EBC" w14:paraId="338EC833" w14:textId="77777777" w:rsidTr="0013385A">
        <w:tc>
          <w:tcPr>
            <w:tcW w:w="4675" w:type="dxa"/>
          </w:tcPr>
          <w:p w14:paraId="0AD4B888" w14:textId="77777777" w:rsidR="00467FF6" w:rsidRPr="00372EBC" w:rsidRDefault="00467FF6" w:rsidP="0013385A">
            <w:pPr>
              <w:jc w:val="center"/>
              <w:rPr>
                <w:b/>
                <w:sz w:val="24"/>
                <w:szCs w:val="24"/>
              </w:rPr>
            </w:pPr>
            <w:r w:rsidRPr="00372EBC">
              <w:rPr>
                <w:b/>
                <w:sz w:val="24"/>
                <w:szCs w:val="24"/>
              </w:rPr>
              <w:t>Well 16A(78)-32</w:t>
            </w:r>
          </w:p>
        </w:tc>
        <w:tc>
          <w:tcPr>
            <w:tcW w:w="4675" w:type="dxa"/>
          </w:tcPr>
          <w:p w14:paraId="1DB7E9BD" w14:textId="77777777" w:rsidR="00467FF6" w:rsidRPr="00372EBC" w:rsidRDefault="00467FF6" w:rsidP="0013385A">
            <w:pPr>
              <w:jc w:val="center"/>
              <w:rPr>
                <w:b/>
                <w:sz w:val="24"/>
                <w:szCs w:val="24"/>
              </w:rPr>
            </w:pPr>
            <w:r w:rsidRPr="00372EBC">
              <w:rPr>
                <w:b/>
                <w:sz w:val="24"/>
                <w:szCs w:val="24"/>
              </w:rPr>
              <w:t>Well 16B(78)-32</w:t>
            </w:r>
          </w:p>
        </w:tc>
      </w:tr>
      <w:tr w:rsidR="00467FF6" w:rsidRPr="00372EBC" w14:paraId="3C8BBD2B" w14:textId="77777777" w:rsidTr="0013385A">
        <w:tc>
          <w:tcPr>
            <w:tcW w:w="4675" w:type="dxa"/>
          </w:tcPr>
          <w:p w14:paraId="07A3213D" w14:textId="77777777" w:rsidR="00467FF6" w:rsidRPr="00467FF6" w:rsidRDefault="00467FF6" w:rsidP="0013385A">
            <w:pPr>
              <w:rPr>
                <w:bCs/>
                <w:sz w:val="24"/>
                <w:szCs w:val="24"/>
              </w:rPr>
            </w:pPr>
            <w:r w:rsidRPr="00467FF6">
              <w:rPr>
                <w:sz w:val="24"/>
                <w:szCs w:val="24"/>
              </w:rPr>
              <w:t>August 8-9: Start Circulation at 2.5 bpm. Pumped ~3,600 bbl</w:t>
            </w:r>
          </w:p>
        </w:tc>
        <w:tc>
          <w:tcPr>
            <w:tcW w:w="4675" w:type="dxa"/>
          </w:tcPr>
          <w:p w14:paraId="183ECEAF" w14:textId="77777777" w:rsidR="00467FF6" w:rsidRPr="00467FF6" w:rsidRDefault="00467FF6" w:rsidP="0013385A">
            <w:pPr>
              <w:rPr>
                <w:bCs/>
                <w:sz w:val="24"/>
                <w:szCs w:val="24"/>
              </w:rPr>
            </w:pPr>
            <w:r w:rsidRPr="00467FF6">
              <w:rPr>
                <w:rFonts w:eastAsiaTheme="minorEastAsia"/>
                <w:color w:val="000000" w:themeColor="text1"/>
                <w:kern w:val="24"/>
                <w:sz w:val="24"/>
                <w:szCs w:val="24"/>
              </w:rPr>
              <w:t>August 8-9: Well Shut-In</w:t>
            </w:r>
          </w:p>
        </w:tc>
      </w:tr>
      <w:tr w:rsidR="00467FF6" w:rsidRPr="00372EBC" w14:paraId="52192B00" w14:textId="77777777" w:rsidTr="0013385A">
        <w:tc>
          <w:tcPr>
            <w:tcW w:w="4675" w:type="dxa"/>
          </w:tcPr>
          <w:p w14:paraId="57E4F58C" w14:textId="77777777" w:rsidR="00467FF6" w:rsidRPr="00467FF6" w:rsidRDefault="00467FF6" w:rsidP="0013385A">
            <w:pPr>
              <w:rPr>
                <w:bCs/>
                <w:sz w:val="24"/>
                <w:szCs w:val="24"/>
              </w:rPr>
            </w:pPr>
            <w:r w:rsidRPr="00467FF6">
              <w:rPr>
                <w:sz w:val="24"/>
                <w:szCs w:val="24"/>
              </w:rPr>
              <w:t>August 9: Shut-in well for 8 hours</w:t>
            </w:r>
          </w:p>
        </w:tc>
        <w:tc>
          <w:tcPr>
            <w:tcW w:w="4675" w:type="dxa"/>
          </w:tcPr>
          <w:p w14:paraId="05ACD2A1" w14:textId="77777777" w:rsidR="00467FF6" w:rsidRPr="00467FF6" w:rsidRDefault="00467FF6" w:rsidP="0013385A">
            <w:pPr>
              <w:rPr>
                <w:bCs/>
                <w:sz w:val="24"/>
                <w:szCs w:val="24"/>
              </w:rPr>
            </w:pPr>
            <w:r w:rsidRPr="00467FF6">
              <w:rPr>
                <w:rFonts w:eastAsiaTheme="minorEastAsia"/>
                <w:color w:val="000000" w:themeColor="text1"/>
                <w:kern w:val="24"/>
                <w:sz w:val="24"/>
                <w:szCs w:val="24"/>
              </w:rPr>
              <w:t>August 9 (17:00): Open well to separator</w:t>
            </w:r>
          </w:p>
        </w:tc>
      </w:tr>
      <w:tr w:rsidR="00467FF6" w:rsidRPr="00372EBC" w14:paraId="14874CB5" w14:textId="77777777" w:rsidTr="0013385A">
        <w:tc>
          <w:tcPr>
            <w:tcW w:w="4675" w:type="dxa"/>
          </w:tcPr>
          <w:p w14:paraId="2A9387E7" w14:textId="77777777" w:rsidR="00467FF6" w:rsidRPr="00467FF6" w:rsidRDefault="00467FF6" w:rsidP="0013385A">
            <w:pPr>
              <w:rPr>
                <w:bCs/>
                <w:sz w:val="24"/>
                <w:szCs w:val="24"/>
              </w:rPr>
            </w:pPr>
            <w:r w:rsidRPr="00467FF6">
              <w:rPr>
                <w:sz w:val="24"/>
                <w:szCs w:val="24"/>
              </w:rPr>
              <w:t>August 9 (17:00): Start pumping at 2.5 bpm</w:t>
            </w:r>
          </w:p>
        </w:tc>
        <w:tc>
          <w:tcPr>
            <w:tcW w:w="4675" w:type="dxa"/>
          </w:tcPr>
          <w:p w14:paraId="78D167C8" w14:textId="77777777" w:rsidR="00467FF6" w:rsidRPr="00372EBC" w:rsidRDefault="00467FF6" w:rsidP="0013385A">
            <w:pPr>
              <w:rPr>
                <w:bCs/>
                <w:sz w:val="24"/>
                <w:szCs w:val="24"/>
              </w:rPr>
            </w:pPr>
          </w:p>
        </w:tc>
      </w:tr>
      <w:tr w:rsidR="00467FF6" w:rsidRPr="00372EBC" w14:paraId="029A1407" w14:textId="77777777" w:rsidTr="0013385A">
        <w:tc>
          <w:tcPr>
            <w:tcW w:w="4675" w:type="dxa"/>
          </w:tcPr>
          <w:p w14:paraId="259688B5" w14:textId="77777777" w:rsidR="00467FF6" w:rsidRPr="00467FF6" w:rsidRDefault="00467FF6" w:rsidP="0013385A">
            <w:pPr>
              <w:rPr>
                <w:bCs/>
                <w:sz w:val="24"/>
                <w:szCs w:val="24"/>
              </w:rPr>
            </w:pPr>
            <w:r w:rsidRPr="00467FF6">
              <w:rPr>
                <w:sz w:val="24"/>
                <w:szCs w:val="24"/>
              </w:rPr>
              <w:t>August 10 (01:00) Start pumping at 5 bpm</w:t>
            </w:r>
          </w:p>
        </w:tc>
        <w:tc>
          <w:tcPr>
            <w:tcW w:w="4675" w:type="dxa"/>
          </w:tcPr>
          <w:p w14:paraId="1B075023" w14:textId="77777777" w:rsidR="00467FF6" w:rsidRPr="00372EBC" w:rsidRDefault="00467FF6" w:rsidP="0013385A">
            <w:pPr>
              <w:rPr>
                <w:bCs/>
                <w:sz w:val="24"/>
                <w:szCs w:val="24"/>
              </w:rPr>
            </w:pPr>
          </w:p>
        </w:tc>
      </w:tr>
      <w:tr w:rsidR="00467FF6" w:rsidRPr="00372EBC" w14:paraId="603B35D1" w14:textId="77777777" w:rsidTr="0013385A">
        <w:tc>
          <w:tcPr>
            <w:tcW w:w="4675" w:type="dxa"/>
          </w:tcPr>
          <w:p w14:paraId="6BFF04B1" w14:textId="77777777" w:rsidR="00467FF6" w:rsidRPr="00467FF6" w:rsidRDefault="00467FF6" w:rsidP="0013385A">
            <w:pPr>
              <w:rPr>
                <w:bCs/>
                <w:sz w:val="24"/>
                <w:szCs w:val="24"/>
              </w:rPr>
            </w:pPr>
            <w:r w:rsidRPr="00467FF6">
              <w:rPr>
                <w:sz w:val="24"/>
                <w:szCs w:val="24"/>
              </w:rPr>
              <w:t>August 10 (13:00) Start pumping at 7.5 bpm</w:t>
            </w:r>
          </w:p>
        </w:tc>
        <w:tc>
          <w:tcPr>
            <w:tcW w:w="4675" w:type="dxa"/>
          </w:tcPr>
          <w:p w14:paraId="3163E454" w14:textId="77777777" w:rsidR="00467FF6" w:rsidRPr="00372EBC" w:rsidRDefault="00467FF6" w:rsidP="0013385A">
            <w:pPr>
              <w:rPr>
                <w:bCs/>
                <w:szCs w:val="24"/>
              </w:rPr>
            </w:pPr>
          </w:p>
        </w:tc>
      </w:tr>
    </w:tbl>
    <w:p w14:paraId="4A71623A" w14:textId="77777777" w:rsidR="00B33B21" w:rsidRDefault="00B33B21" w:rsidP="00293640">
      <w:pPr>
        <w:jc w:val="both"/>
        <w:rPr>
          <w:b/>
          <w:szCs w:val="24"/>
        </w:rPr>
      </w:pPr>
    </w:p>
    <w:p w14:paraId="6C434047" w14:textId="2770AED4" w:rsidR="00B33B21" w:rsidRDefault="00B261EA" w:rsidP="00293640">
      <w:pPr>
        <w:jc w:val="both"/>
        <w:rPr>
          <w:bCs/>
          <w:szCs w:val="24"/>
        </w:rPr>
      </w:pPr>
      <w:r>
        <w:rPr>
          <w:bCs/>
          <w:szCs w:val="24"/>
        </w:rPr>
        <w:t>The c</w:t>
      </w:r>
      <w:r w:rsidR="00805236" w:rsidRPr="00805236">
        <w:rPr>
          <w:bCs/>
          <w:szCs w:val="24"/>
        </w:rPr>
        <w:t>hronology of activities through August 16</w:t>
      </w:r>
      <w:r w:rsidR="00805236">
        <w:rPr>
          <w:bCs/>
          <w:szCs w:val="24"/>
        </w:rPr>
        <w:t>, 2024</w:t>
      </w:r>
      <w:r w:rsidR="006C1AC3">
        <w:rPr>
          <w:bCs/>
          <w:szCs w:val="24"/>
        </w:rPr>
        <w:t>,</w:t>
      </w:r>
      <w:r w:rsidR="00805236" w:rsidRPr="00805236">
        <w:rPr>
          <w:bCs/>
          <w:szCs w:val="24"/>
        </w:rPr>
        <w:t xml:space="preserve"> is shown in Table 4. </w:t>
      </w:r>
      <w:r w:rsidR="00805236">
        <w:rPr>
          <w:bCs/>
          <w:szCs w:val="24"/>
        </w:rPr>
        <w:t xml:space="preserve">Pumping at 10 bpm continued through this period. The </w:t>
      </w:r>
      <w:r w:rsidR="005516AB">
        <w:rPr>
          <w:bCs/>
          <w:szCs w:val="24"/>
        </w:rPr>
        <w:t xml:space="preserve">acquisition of data from the </w:t>
      </w:r>
      <w:r w:rsidR="00805236">
        <w:rPr>
          <w:bCs/>
          <w:szCs w:val="24"/>
        </w:rPr>
        <w:t xml:space="preserve">fiber optics </w:t>
      </w:r>
      <w:r w:rsidR="00452AE5">
        <w:rPr>
          <w:bCs/>
          <w:szCs w:val="24"/>
        </w:rPr>
        <w:t xml:space="preserve">on the outside of the 7” casing on well 16B(78)-32 ceased </w:t>
      </w:r>
      <w:r w:rsidR="00805236">
        <w:rPr>
          <w:bCs/>
          <w:szCs w:val="24"/>
        </w:rPr>
        <w:t xml:space="preserve">because of a connection failure at the surface junction box; this occurred on August </w:t>
      </w:r>
      <w:r w:rsidR="00EB656A">
        <w:rPr>
          <w:bCs/>
          <w:szCs w:val="24"/>
        </w:rPr>
        <w:t>11, 2024</w:t>
      </w:r>
      <w:r w:rsidR="00805236">
        <w:rPr>
          <w:bCs/>
          <w:szCs w:val="24"/>
        </w:rPr>
        <w:t>. It appears that a fitting had not been energized. The fibers were respliced</w:t>
      </w:r>
      <w:r w:rsidR="00EB656A">
        <w:rPr>
          <w:bCs/>
          <w:szCs w:val="24"/>
        </w:rPr>
        <w:t xml:space="preserve"> (August 12, 2024)</w:t>
      </w:r>
      <w:r w:rsidR="00805236">
        <w:rPr>
          <w:bCs/>
          <w:szCs w:val="24"/>
        </w:rPr>
        <w:t xml:space="preserve">. </w:t>
      </w:r>
      <w:r w:rsidR="00EB656A">
        <w:rPr>
          <w:bCs/>
          <w:szCs w:val="24"/>
        </w:rPr>
        <w:t>August 16, 2024, the University of Texas/Shell flatpack failed below about 4560 ft. Over time since then, functionality has been lost below about 4200 ft (Dana Jurik, personal communication).</w:t>
      </w:r>
    </w:p>
    <w:p w14:paraId="7F7C3A1B" w14:textId="09CD7F60" w:rsidR="00805236" w:rsidRPr="00467FF6" w:rsidRDefault="00805236" w:rsidP="00805236">
      <w:pPr>
        <w:jc w:val="center"/>
        <w:rPr>
          <w:b/>
          <w:szCs w:val="24"/>
        </w:rPr>
      </w:pPr>
      <w:r w:rsidRPr="00467FF6">
        <w:rPr>
          <w:b/>
          <w:szCs w:val="24"/>
        </w:rPr>
        <w:lastRenderedPageBreak/>
        <w:t xml:space="preserve">Table </w:t>
      </w:r>
      <w:r>
        <w:rPr>
          <w:b/>
          <w:szCs w:val="24"/>
        </w:rPr>
        <w:t>4</w:t>
      </w:r>
      <w:r w:rsidRPr="00467FF6">
        <w:rPr>
          <w:b/>
          <w:szCs w:val="24"/>
        </w:rPr>
        <w:t xml:space="preserve">. </w:t>
      </w:r>
      <w:r>
        <w:rPr>
          <w:b/>
          <w:szCs w:val="24"/>
        </w:rPr>
        <w:t>Mid-term Circulation Activities</w:t>
      </w:r>
    </w:p>
    <w:p w14:paraId="0FD4DFBE" w14:textId="77777777" w:rsidR="00805236" w:rsidRPr="00EB656A" w:rsidRDefault="00805236" w:rsidP="00293640">
      <w:pPr>
        <w:jc w:val="both"/>
        <w:rPr>
          <w:bCs/>
          <w:sz w:val="12"/>
          <w:szCs w:val="12"/>
        </w:rPr>
      </w:pPr>
    </w:p>
    <w:tbl>
      <w:tblPr>
        <w:tblStyle w:val="TableGrid"/>
        <w:tblW w:w="5000" w:type="pct"/>
        <w:tblLook w:val="04A0" w:firstRow="1" w:lastRow="0" w:firstColumn="1" w:lastColumn="0" w:noHBand="0" w:noVBand="1"/>
      </w:tblPr>
      <w:tblGrid>
        <w:gridCol w:w="4568"/>
        <w:gridCol w:w="4782"/>
      </w:tblGrid>
      <w:tr w:rsidR="006A269F" w:rsidRPr="00372EBC" w14:paraId="559206A2" w14:textId="11CD0CFB" w:rsidTr="006A269F">
        <w:tc>
          <w:tcPr>
            <w:tcW w:w="2443" w:type="pct"/>
          </w:tcPr>
          <w:p w14:paraId="042B1D92" w14:textId="77777777" w:rsidR="006A269F" w:rsidRPr="00372EBC" w:rsidRDefault="006A269F" w:rsidP="0013385A">
            <w:pPr>
              <w:jc w:val="center"/>
              <w:rPr>
                <w:b/>
                <w:sz w:val="24"/>
                <w:szCs w:val="24"/>
              </w:rPr>
            </w:pPr>
            <w:r w:rsidRPr="00372EBC">
              <w:rPr>
                <w:b/>
                <w:sz w:val="24"/>
                <w:szCs w:val="24"/>
              </w:rPr>
              <w:t>Well 16A(78)-32</w:t>
            </w:r>
          </w:p>
        </w:tc>
        <w:tc>
          <w:tcPr>
            <w:tcW w:w="2557" w:type="pct"/>
          </w:tcPr>
          <w:p w14:paraId="051A1B32" w14:textId="77777777" w:rsidR="006A269F" w:rsidRPr="00372EBC" w:rsidRDefault="006A269F" w:rsidP="0013385A">
            <w:pPr>
              <w:jc w:val="center"/>
              <w:rPr>
                <w:b/>
                <w:sz w:val="24"/>
                <w:szCs w:val="24"/>
              </w:rPr>
            </w:pPr>
            <w:r w:rsidRPr="00372EBC">
              <w:rPr>
                <w:b/>
                <w:sz w:val="24"/>
                <w:szCs w:val="24"/>
              </w:rPr>
              <w:t>Well 16B(78)-32</w:t>
            </w:r>
          </w:p>
        </w:tc>
      </w:tr>
      <w:tr w:rsidR="006A269F" w:rsidRPr="00EB656A" w14:paraId="518C6F06" w14:textId="429AF2EA" w:rsidTr="006A269F">
        <w:tc>
          <w:tcPr>
            <w:tcW w:w="2443" w:type="pct"/>
          </w:tcPr>
          <w:p w14:paraId="5E155AE7" w14:textId="79287EA2" w:rsidR="006A269F" w:rsidRPr="00EB656A" w:rsidRDefault="006A269F" w:rsidP="006A269F">
            <w:pPr>
              <w:rPr>
                <w:bCs/>
                <w:sz w:val="24"/>
                <w:szCs w:val="24"/>
              </w:rPr>
            </w:pPr>
            <w:r w:rsidRPr="00EB656A">
              <w:rPr>
                <w:sz w:val="24"/>
                <w:szCs w:val="24"/>
              </w:rPr>
              <w:t>August 11 (06:00): Start pumping at 10 bpm</w:t>
            </w:r>
          </w:p>
        </w:tc>
        <w:tc>
          <w:tcPr>
            <w:tcW w:w="2557" w:type="pct"/>
          </w:tcPr>
          <w:p w14:paraId="744D38E4" w14:textId="678F90A7" w:rsidR="006A269F" w:rsidRPr="00EB656A" w:rsidRDefault="006A269F" w:rsidP="006A269F">
            <w:pPr>
              <w:rPr>
                <w:bCs/>
                <w:sz w:val="24"/>
                <w:szCs w:val="24"/>
              </w:rPr>
            </w:pPr>
            <w:r w:rsidRPr="00EB656A">
              <w:rPr>
                <w:sz w:val="24"/>
                <w:szCs w:val="24"/>
              </w:rPr>
              <w:t>August 11: Fibers severed at junction box because of failure of fitting</w:t>
            </w:r>
          </w:p>
        </w:tc>
      </w:tr>
      <w:tr w:rsidR="006A269F" w:rsidRPr="00EB656A" w14:paraId="234A649F" w14:textId="558F7DEC" w:rsidTr="006A269F">
        <w:tc>
          <w:tcPr>
            <w:tcW w:w="2443" w:type="pct"/>
          </w:tcPr>
          <w:p w14:paraId="138C1E1C" w14:textId="00292B66" w:rsidR="006A269F" w:rsidRPr="00EB656A" w:rsidRDefault="006A269F" w:rsidP="006A269F">
            <w:pPr>
              <w:rPr>
                <w:bCs/>
                <w:sz w:val="24"/>
                <w:szCs w:val="24"/>
              </w:rPr>
            </w:pPr>
            <w:r w:rsidRPr="00EB656A">
              <w:rPr>
                <w:sz w:val="24"/>
                <w:szCs w:val="24"/>
              </w:rPr>
              <w:t xml:space="preserve">Tracers run by RESMAN, QuantumPro and Peter Rose (EGI) – and run periodically thereafter and sampled </w:t>
            </w:r>
            <w:r w:rsidR="00E43091" w:rsidRPr="00EB656A">
              <w:rPr>
                <w:sz w:val="24"/>
                <w:szCs w:val="24"/>
              </w:rPr>
              <w:t>regularly</w:t>
            </w:r>
          </w:p>
        </w:tc>
        <w:tc>
          <w:tcPr>
            <w:tcW w:w="2557" w:type="pct"/>
          </w:tcPr>
          <w:p w14:paraId="016BE55A" w14:textId="09AD524E" w:rsidR="006A269F" w:rsidRPr="00EB656A" w:rsidRDefault="006A269F" w:rsidP="006A269F">
            <w:pPr>
              <w:rPr>
                <w:bCs/>
                <w:sz w:val="24"/>
                <w:szCs w:val="24"/>
              </w:rPr>
            </w:pPr>
            <w:r w:rsidRPr="00EB656A">
              <w:rPr>
                <w:sz w:val="24"/>
                <w:szCs w:val="24"/>
              </w:rPr>
              <w:t>August 12: Neubrex resplices fibers</w:t>
            </w:r>
          </w:p>
        </w:tc>
      </w:tr>
      <w:tr w:rsidR="006A269F" w:rsidRPr="00EB656A" w14:paraId="633F270C" w14:textId="0421D4CF" w:rsidTr="006A269F">
        <w:tc>
          <w:tcPr>
            <w:tcW w:w="2443" w:type="pct"/>
          </w:tcPr>
          <w:p w14:paraId="7802E0B5" w14:textId="04EC86C1" w:rsidR="006A269F" w:rsidRPr="00EB656A" w:rsidRDefault="006A269F" w:rsidP="006A269F">
            <w:pPr>
              <w:rPr>
                <w:bCs/>
                <w:sz w:val="24"/>
                <w:szCs w:val="24"/>
              </w:rPr>
            </w:pPr>
            <w:r w:rsidRPr="00EB656A">
              <w:rPr>
                <w:sz w:val="24"/>
                <w:szCs w:val="24"/>
              </w:rPr>
              <w:t>August 11 onwards: Continue pumping at 10 bpm</w:t>
            </w:r>
          </w:p>
        </w:tc>
        <w:tc>
          <w:tcPr>
            <w:tcW w:w="2557" w:type="pct"/>
          </w:tcPr>
          <w:p w14:paraId="217366E5" w14:textId="593B2292" w:rsidR="006A269F" w:rsidRPr="00EB656A" w:rsidRDefault="006A269F" w:rsidP="006A269F">
            <w:pPr>
              <w:rPr>
                <w:bCs/>
                <w:sz w:val="24"/>
                <w:szCs w:val="24"/>
              </w:rPr>
            </w:pPr>
            <w:r w:rsidRPr="00EB656A">
              <w:rPr>
                <w:sz w:val="24"/>
                <w:szCs w:val="24"/>
              </w:rPr>
              <w:t>August 16: Failure of flatpack fiber optics cable below 4560 ft</w:t>
            </w:r>
          </w:p>
        </w:tc>
      </w:tr>
      <w:tr w:rsidR="006A269F" w:rsidRPr="00EB656A" w14:paraId="75046817" w14:textId="5DFB6D08" w:rsidTr="006A269F">
        <w:tc>
          <w:tcPr>
            <w:tcW w:w="2443" w:type="pct"/>
          </w:tcPr>
          <w:p w14:paraId="08C9D89F" w14:textId="00FA5443" w:rsidR="006A269F" w:rsidRPr="00EB656A" w:rsidRDefault="006A269F" w:rsidP="006A269F">
            <w:pPr>
              <w:rPr>
                <w:bCs/>
                <w:sz w:val="24"/>
                <w:szCs w:val="24"/>
              </w:rPr>
            </w:pPr>
            <w:r w:rsidRPr="00EB656A">
              <w:rPr>
                <w:sz w:val="24"/>
                <w:szCs w:val="24"/>
              </w:rPr>
              <w:t>August 16 and 23: Mini-separator sampling</w:t>
            </w:r>
          </w:p>
        </w:tc>
        <w:tc>
          <w:tcPr>
            <w:tcW w:w="2557" w:type="pct"/>
          </w:tcPr>
          <w:p w14:paraId="4287F665" w14:textId="2A5D3959" w:rsidR="006A269F" w:rsidRPr="00EB656A" w:rsidRDefault="006A269F" w:rsidP="006A269F">
            <w:pPr>
              <w:rPr>
                <w:bCs/>
                <w:sz w:val="24"/>
                <w:szCs w:val="24"/>
              </w:rPr>
            </w:pPr>
          </w:p>
        </w:tc>
      </w:tr>
    </w:tbl>
    <w:p w14:paraId="0FF275B0" w14:textId="77777777" w:rsidR="00805236" w:rsidRDefault="00805236" w:rsidP="00293640">
      <w:pPr>
        <w:jc w:val="both"/>
        <w:rPr>
          <w:bCs/>
          <w:szCs w:val="24"/>
        </w:rPr>
      </w:pPr>
    </w:p>
    <w:p w14:paraId="16FAB26B" w14:textId="09474CA6" w:rsidR="006C1AC3" w:rsidRDefault="00EB656A" w:rsidP="006C1AC3">
      <w:pPr>
        <w:jc w:val="both"/>
        <w:rPr>
          <w:bCs/>
          <w:szCs w:val="24"/>
        </w:rPr>
      </w:pPr>
      <w:r>
        <w:rPr>
          <w:bCs/>
          <w:szCs w:val="24"/>
        </w:rPr>
        <w:t>Late-term circulation activities are shown in Table 5.</w:t>
      </w:r>
      <w:r w:rsidR="006C1AC3">
        <w:rPr>
          <w:bCs/>
          <w:szCs w:val="24"/>
        </w:rPr>
        <w:t xml:space="preserve"> Of note is the depth reached by the SNL/Stanford tool in well 16B(78)-32, much deeper than the attempted Kinley caliper run and somewhat deeper than the subsequent PLT/PTS survey. The tool schematic is shown in Figure 4.</w:t>
      </w:r>
      <w:r w:rsidR="00B16562">
        <w:rPr>
          <w:bCs/>
          <w:szCs w:val="24"/>
        </w:rPr>
        <w:t xml:space="preserve"> The </w:t>
      </w:r>
      <w:r w:rsidR="00D6467B">
        <w:rPr>
          <w:bCs/>
          <w:szCs w:val="24"/>
        </w:rPr>
        <w:t xml:space="preserve">final </w:t>
      </w:r>
      <w:r w:rsidR="00B16562">
        <w:rPr>
          <w:bCs/>
          <w:szCs w:val="24"/>
        </w:rPr>
        <w:t xml:space="preserve">profile </w:t>
      </w:r>
      <w:r w:rsidR="00D6467B">
        <w:rPr>
          <w:bCs/>
          <w:szCs w:val="24"/>
        </w:rPr>
        <w:t xml:space="preserve">also included </w:t>
      </w:r>
      <w:r w:rsidR="00B16562">
        <w:rPr>
          <w:bCs/>
          <w:szCs w:val="24"/>
        </w:rPr>
        <w:t xml:space="preserve">weight bars </w:t>
      </w:r>
      <w:r w:rsidR="00D6467B">
        <w:rPr>
          <w:bCs/>
          <w:szCs w:val="24"/>
        </w:rPr>
        <w:t xml:space="preserve">and PetroMac rollers to facilitate </w:t>
      </w:r>
      <w:r w:rsidR="00B16562">
        <w:rPr>
          <w:bCs/>
          <w:szCs w:val="24"/>
        </w:rPr>
        <w:t>deep entry into the wellbore.</w:t>
      </w:r>
    </w:p>
    <w:p w14:paraId="5372F4E5" w14:textId="77777777" w:rsidR="006C1AC3" w:rsidRDefault="006C1AC3" w:rsidP="006C1AC3">
      <w:pPr>
        <w:jc w:val="both"/>
        <w:rPr>
          <w:bCs/>
          <w:szCs w:val="24"/>
        </w:rPr>
      </w:pPr>
    </w:p>
    <w:p w14:paraId="6B12640D" w14:textId="77777777" w:rsidR="006C1AC3" w:rsidRDefault="006C1AC3" w:rsidP="006C1AC3">
      <w:pPr>
        <w:keepNext/>
        <w:jc w:val="center"/>
      </w:pPr>
      <w:r w:rsidRPr="00747B6C">
        <w:rPr>
          <w:noProof/>
        </w:rPr>
        <w:drawing>
          <wp:inline distT="0" distB="0" distL="0" distR="0" wp14:anchorId="6844CA0D" wp14:editId="32083B13">
            <wp:extent cx="5943600" cy="3076575"/>
            <wp:effectExtent l="0" t="0" r="0" b="9525"/>
            <wp:docPr id="1968229767" name="Picture 1968229767" descr="Diagram of a diagram of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68886" name="Picture 995268886" descr="Diagram of a diagram of a wire&#10;&#10;Description automatically generated"/>
                    <pic:cNvPicPr/>
                  </pic:nvPicPr>
                  <pic:blipFill>
                    <a:blip r:embed="rId16"/>
                    <a:stretch>
                      <a:fillRect/>
                    </a:stretch>
                  </pic:blipFill>
                  <pic:spPr>
                    <a:xfrm>
                      <a:off x="0" y="0"/>
                      <a:ext cx="5943600" cy="3076575"/>
                    </a:xfrm>
                    <a:prstGeom prst="rect">
                      <a:avLst/>
                    </a:prstGeom>
                  </pic:spPr>
                </pic:pic>
              </a:graphicData>
            </a:graphic>
          </wp:inline>
        </w:drawing>
      </w:r>
    </w:p>
    <w:p w14:paraId="3B954354" w14:textId="30AACC63" w:rsidR="006C1AC3" w:rsidRPr="00C449D4" w:rsidRDefault="006C1AC3" w:rsidP="006C1AC3">
      <w:pPr>
        <w:pStyle w:val="Caption"/>
        <w:jc w:val="center"/>
        <w:rPr>
          <w:rFonts w:ascii="Trebuchet MS" w:hAnsi="Trebuchet MS"/>
          <w:b/>
          <w:bCs/>
          <w:i w:val="0"/>
          <w:iCs w:val="0"/>
          <w:color w:val="000000" w:themeColor="text1"/>
          <w:sz w:val="24"/>
          <w:szCs w:val="24"/>
        </w:rPr>
      </w:pPr>
      <w:r w:rsidRPr="00C449D4">
        <w:rPr>
          <w:rFonts w:ascii="Trebuchet MS" w:hAnsi="Trebuchet MS"/>
          <w:b/>
          <w:bCs/>
          <w:i w:val="0"/>
          <w:iCs w:val="0"/>
          <w:color w:val="000000" w:themeColor="text1"/>
          <w:sz w:val="24"/>
          <w:szCs w:val="24"/>
        </w:rPr>
        <w:t xml:space="preserve">Figure </w:t>
      </w:r>
      <w:r>
        <w:rPr>
          <w:rFonts w:ascii="Trebuchet MS" w:hAnsi="Trebuchet MS"/>
          <w:b/>
          <w:bCs/>
          <w:i w:val="0"/>
          <w:iCs w:val="0"/>
          <w:color w:val="000000" w:themeColor="text1"/>
          <w:sz w:val="24"/>
          <w:szCs w:val="24"/>
        </w:rPr>
        <w:t>4.</w:t>
      </w:r>
      <w:r w:rsidRPr="00C449D4">
        <w:rPr>
          <w:rFonts w:ascii="Trebuchet MS" w:hAnsi="Trebuchet MS"/>
          <w:b/>
          <w:bCs/>
          <w:i w:val="0"/>
          <w:iCs w:val="0"/>
          <w:color w:val="000000" w:themeColor="text1"/>
          <w:sz w:val="24"/>
          <w:szCs w:val="24"/>
        </w:rPr>
        <w:t xml:space="preserve"> Chemical Sensor Wireline Tool Assembly Drawing</w:t>
      </w:r>
    </w:p>
    <w:p w14:paraId="25A41088" w14:textId="77777777" w:rsidR="006C1AC3" w:rsidRDefault="006C1AC3" w:rsidP="006C1AC3">
      <w:pPr>
        <w:jc w:val="both"/>
        <w:rPr>
          <w:bCs/>
          <w:szCs w:val="24"/>
        </w:rPr>
      </w:pPr>
    </w:p>
    <w:p w14:paraId="5BBF77B1" w14:textId="583CAF21" w:rsidR="006C1AC3" w:rsidRDefault="006C1AC3" w:rsidP="006C1AC3">
      <w:pPr>
        <w:jc w:val="both"/>
        <w:rPr>
          <w:bCs/>
          <w:szCs w:val="24"/>
        </w:rPr>
      </w:pPr>
      <w:r>
        <w:rPr>
          <w:bCs/>
          <w:szCs w:val="24"/>
        </w:rPr>
        <w:t xml:space="preserve">Figures 5 and 6 are screen shots of typical EV </w:t>
      </w:r>
      <w:r w:rsidR="005516AB">
        <w:rPr>
          <w:bCs/>
          <w:szCs w:val="24"/>
        </w:rPr>
        <w:t xml:space="preserve">ClearVision downhole tool images and </w:t>
      </w:r>
      <w:r>
        <w:rPr>
          <w:bCs/>
          <w:szCs w:val="24"/>
        </w:rPr>
        <w:t xml:space="preserve">data. The obstruction at 10,100 ft ± in Well 16A(78)-32 appeared to be frac sand. The origin of this sand is speculative – it could have come from a stage pumped on well </w:t>
      </w:r>
      <w:r>
        <w:rPr>
          <w:bCs/>
          <w:szCs w:val="24"/>
        </w:rPr>
        <w:lastRenderedPageBreak/>
        <w:t xml:space="preserve">16B(78)-32 or an unusual circulation system may </w:t>
      </w:r>
      <w:r w:rsidR="005516AB">
        <w:rPr>
          <w:bCs/>
          <w:szCs w:val="24"/>
        </w:rPr>
        <w:t>be occurring</w:t>
      </w:r>
      <w:r>
        <w:rPr>
          <w:bCs/>
          <w:szCs w:val="24"/>
        </w:rPr>
        <w:t xml:space="preserve"> at the toe of well 16A(78)-32. EV </w:t>
      </w:r>
      <w:r w:rsidR="005516AB">
        <w:rPr>
          <w:bCs/>
          <w:szCs w:val="24"/>
        </w:rPr>
        <w:t xml:space="preserve">ClearVision images and </w:t>
      </w:r>
      <w:r>
        <w:rPr>
          <w:bCs/>
          <w:szCs w:val="24"/>
        </w:rPr>
        <w:t>data</w:t>
      </w:r>
      <w:r w:rsidR="005516AB">
        <w:rPr>
          <w:bCs/>
          <w:szCs w:val="24"/>
        </w:rPr>
        <w:t xml:space="preserve"> analysis</w:t>
      </w:r>
      <w:r>
        <w:rPr>
          <w:bCs/>
          <w:szCs w:val="24"/>
        </w:rPr>
        <w:t xml:space="preserve"> will be posted to </w:t>
      </w:r>
      <w:proofErr w:type="gramStart"/>
      <w:r w:rsidR="005516AB">
        <w:rPr>
          <w:bCs/>
          <w:szCs w:val="24"/>
        </w:rPr>
        <w:t xml:space="preserve">the </w:t>
      </w:r>
      <w:r>
        <w:rPr>
          <w:bCs/>
          <w:szCs w:val="24"/>
        </w:rPr>
        <w:t>GDR</w:t>
      </w:r>
      <w:proofErr w:type="gramEnd"/>
      <w:r>
        <w:rPr>
          <w:bCs/>
          <w:szCs w:val="24"/>
        </w:rPr>
        <w:t>.</w:t>
      </w:r>
    </w:p>
    <w:p w14:paraId="1963FAC0" w14:textId="77777777" w:rsidR="00EB656A" w:rsidRDefault="00EB656A" w:rsidP="00293640">
      <w:pPr>
        <w:jc w:val="both"/>
        <w:rPr>
          <w:bCs/>
          <w:szCs w:val="24"/>
        </w:rPr>
      </w:pPr>
    </w:p>
    <w:p w14:paraId="200E87B2" w14:textId="3F903C61" w:rsidR="00EB656A" w:rsidRPr="00467FF6" w:rsidRDefault="00EB656A" w:rsidP="00EB656A">
      <w:pPr>
        <w:jc w:val="center"/>
        <w:rPr>
          <w:b/>
          <w:szCs w:val="24"/>
        </w:rPr>
      </w:pPr>
      <w:r w:rsidRPr="00467FF6">
        <w:rPr>
          <w:b/>
          <w:szCs w:val="24"/>
        </w:rPr>
        <w:t xml:space="preserve">Table </w:t>
      </w:r>
      <w:r>
        <w:rPr>
          <w:b/>
          <w:szCs w:val="24"/>
        </w:rPr>
        <w:t>5</w:t>
      </w:r>
      <w:r w:rsidRPr="00467FF6">
        <w:rPr>
          <w:b/>
          <w:szCs w:val="24"/>
        </w:rPr>
        <w:t xml:space="preserve">. </w:t>
      </w:r>
      <w:r>
        <w:rPr>
          <w:b/>
          <w:szCs w:val="24"/>
        </w:rPr>
        <w:t>Late-term Circulation Activities</w:t>
      </w:r>
    </w:p>
    <w:p w14:paraId="687887D6" w14:textId="77777777" w:rsidR="00EB656A" w:rsidRPr="00EB656A" w:rsidRDefault="00EB656A" w:rsidP="00EB656A">
      <w:pPr>
        <w:jc w:val="both"/>
        <w:rPr>
          <w:bCs/>
          <w:sz w:val="12"/>
          <w:szCs w:val="12"/>
        </w:rPr>
      </w:pPr>
    </w:p>
    <w:tbl>
      <w:tblPr>
        <w:tblStyle w:val="TableGrid"/>
        <w:tblW w:w="0" w:type="auto"/>
        <w:tblLook w:val="04A0" w:firstRow="1" w:lastRow="0" w:firstColumn="1" w:lastColumn="0" w:noHBand="0" w:noVBand="1"/>
      </w:tblPr>
      <w:tblGrid>
        <w:gridCol w:w="4495"/>
        <w:gridCol w:w="4855"/>
      </w:tblGrid>
      <w:tr w:rsidR="00EB656A" w:rsidRPr="00372EBC" w14:paraId="621370F6" w14:textId="77777777" w:rsidTr="00B261EA">
        <w:tc>
          <w:tcPr>
            <w:tcW w:w="4495" w:type="dxa"/>
          </w:tcPr>
          <w:p w14:paraId="73000437" w14:textId="77777777" w:rsidR="00EB656A" w:rsidRPr="00372EBC" w:rsidRDefault="00EB656A" w:rsidP="0013385A">
            <w:pPr>
              <w:jc w:val="center"/>
              <w:rPr>
                <w:b/>
                <w:sz w:val="24"/>
                <w:szCs w:val="24"/>
              </w:rPr>
            </w:pPr>
            <w:r w:rsidRPr="00372EBC">
              <w:rPr>
                <w:b/>
                <w:sz w:val="24"/>
                <w:szCs w:val="24"/>
              </w:rPr>
              <w:t>Well 16A(78)-32</w:t>
            </w:r>
          </w:p>
        </w:tc>
        <w:tc>
          <w:tcPr>
            <w:tcW w:w="4855" w:type="dxa"/>
          </w:tcPr>
          <w:p w14:paraId="62AEAC43" w14:textId="77777777" w:rsidR="00EB656A" w:rsidRPr="00372EBC" w:rsidRDefault="00EB656A" w:rsidP="0013385A">
            <w:pPr>
              <w:jc w:val="center"/>
              <w:rPr>
                <w:b/>
                <w:sz w:val="24"/>
                <w:szCs w:val="24"/>
              </w:rPr>
            </w:pPr>
            <w:r w:rsidRPr="00372EBC">
              <w:rPr>
                <w:b/>
                <w:sz w:val="24"/>
                <w:szCs w:val="24"/>
              </w:rPr>
              <w:t>Well 16B(78)-32</w:t>
            </w:r>
          </w:p>
        </w:tc>
      </w:tr>
      <w:tr w:rsidR="006A269F" w:rsidRPr="006A269F" w14:paraId="346239EB" w14:textId="77777777" w:rsidTr="00B261EA">
        <w:tc>
          <w:tcPr>
            <w:tcW w:w="4495" w:type="dxa"/>
          </w:tcPr>
          <w:p w14:paraId="1EE1796B" w14:textId="22B82F55" w:rsidR="006A269F" w:rsidRPr="006A269F" w:rsidRDefault="006A269F" w:rsidP="006A269F">
            <w:pPr>
              <w:rPr>
                <w:bCs/>
                <w:sz w:val="24"/>
                <w:szCs w:val="24"/>
              </w:rPr>
            </w:pPr>
            <w:r w:rsidRPr="006A269F">
              <w:rPr>
                <w:sz w:val="24"/>
                <w:szCs w:val="24"/>
              </w:rPr>
              <w:t>August 17: Run SLB PLT – reached 10,095 ft MD</w:t>
            </w:r>
          </w:p>
        </w:tc>
        <w:tc>
          <w:tcPr>
            <w:tcW w:w="4855" w:type="dxa"/>
          </w:tcPr>
          <w:p w14:paraId="4AFBAE80" w14:textId="4224E417" w:rsidR="006A269F" w:rsidRPr="006A269F" w:rsidRDefault="006A269F" w:rsidP="006A269F">
            <w:pPr>
              <w:rPr>
                <w:bCs/>
                <w:sz w:val="24"/>
                <w:szCs w:val="24"/>
              </w:rPr>
            </w:pPr>
            <w:r w:rsidRPr="006A269F">
              <w:rPr>
                <w:sz w:val="24"/>
                <w:szCs w:val="24"/>
              </w:rPr>
              <w:t>August 19: RIH and log with SNL/Stanford chlorides detection tool (reached 9,480 ft MD)</w:t>
            </w:r>
          </w:p>
        </w:tc>
      </w:tr>
      <w:tr w:rsidR="006A269F" w:rsidRPr="006A269F" w14:paraId="4FEAEF56" w14:textId="77777777" w:rsidTr="00B261EA">
        <w:tc>
          <w:tcPr>
            <w:tcW w:w="4495" w:type="dxa"/>
          </w:tcPr>
          <w:p w14:paraId="3754C8E9" w14:textId="66D8EA62" w:rsidR="006A269F" w:rsidRPr="006A269F" w:rsidRDefault="006A269F">
            <w:pPr>
              <w:rPr>
                <w:bCs/>
                <w:sz w:val="24"/>
                <w:szCs w:val="24"/>
              </w:rPr>
            </w:pPr>
            <w:r w:rsidRPr="006A269F">
              <w:rPr>
                <w:sz w:val="24"/>
                <w:szCs w:val="24"/>
              </w:rPr>
              <w:t xml:space="preserve">August 18: Run EV </w:t>
            </w:r>
            <w:r w:rsidR="005516AB">
              <w:rPr>
                <w:sz w:val="24"/>
                <w:szCs w:val="24"/>
              </w:rPr>
              <w:t>ClearVision logging tool</w:t>
            </w:r>
            <w:r w:rsidR="005516AB" w:rsidRPr="006A269F">
              <w:rPr>
                <w:sz w:val="24"/>
                <w:szCs w:val="24"/>
              </w:rPr>
              <w:t xml:space="preserve"> </w:t>
            </w:r>
            <w:r w:rsidRPr="006A269F">
              <w:rPr>
                <w:sz w:val="24"/>
                <w:szCs w:val="24"/>
              </w:rPr>
              <w:t>– tag obstruction in different runs at 10,099 to 10,130 ft MD</w:t>
            </w:r>
          </w:p>
        </w:tc>
        <w:tc>
          <w:tcPr>
            <w:tcW w:w="4855" w:type="dxa"/>
          </w:tcPr>
          <w:p w14:paraId="4AAC52A2" w14:textId="5904B3F9" w:rsidR="006A269F" w:rsidRPr="006A269F" w:rsidRDefault="006A269F">
            <w:pPr>
              <w:rPr>
                <w:bCs/>
                <w:sz w:val="24"/>
                <w:szCs w:val="24"/>
              </w:rPr>
            </w:pPr>
            <w:r w:rsidRPr="006A269F">
              <w:rPr>
                <w:sz w:val="24"/>
                <w:szCs w:val="24"/>
              </w:rPr>
              <w:t>August 28: Run Di</w:t>
            </w:r>
            <w:r w:rsidR="0036545E">
              <w:rPr>
                <w:sz w:val="24"/>
                <w:szCs w:val="24"/>
              </w:rPr>
              <w:t xml:space="preserve"> D</w:t>
            </w:r>
            <w:r w:rsidRPr="006A269F">
              <w:rPr>
                <w:sz w:val="24"/>
                <w:szCs w:val="24"/>
              </w:rPr>
              <w:t>rill PLT/PTS on memory (reached 9,280 ft MD)</w:t>
            </w:r>
          </w:p>
        </w:tc>
      </w:tr>
      <w:tr w:rsidR="006A269F" w:rsidRPr="006A269F" w14:paraId="757C85A1" w14:textId="77777777" w:rsidTr="00B261EA">
        <w:tc>
          <w:tcPr>
            <w:tcW w:w="4495" w:type="dxa"/>
          </w:tcPr>
          <w:p w14:paraId="02EC91F5" w14:textId="2AA496D5" w:rsidR="006A269F" w:rsidRPr="006A269F" w:rsidRDefault="006A269F">
            <w:pPr>
              <w:rPr>
                <w:bCs/>
                <w:sz w:val="24"/>
                <w:szCs w:val="24"/>
              </w:rPr>
            </w:pPr>
            <w:r w:rsidRPr="006A269F">
              <w:rPr>
                <w:sz w:val="24"/>
                <w:szCs w:val="24"/>
              </w:rPr>
              <w:t xml:space="preserve">Sept 4: </w:t>
            </w:r>
            <w:r w:rsidR="005516AB">
              <w:rPr>
                <w:sz w:val="24"/>
                <w:szCs w:val="24"/>
              </w:rPr>
              <w:t>California State University at Long Beach (</w:t>
            </w:r>
            <w:r w:rsidR="00567F6B">
              <w:rPr>
                <w:sz w:val="24"/>
                <w:szCs w:val="24"/>
              </w:rPr>
              <w:t>CSULB</w:t>
            </w:r>
            <w:r w:rsidR="005516AB">
              <w:rPr>
                <w:sz w:val="24"/>
                <w:szCs w:val="24"/>
              </w:rPr>
              <w:t>)</w:t>
            </w:r>
            <w:r w:rsidR="00567F6B" w:rsidRPr="006A269F">
              <w:rPr>
                <w:sz w:val="24"/>
                <w:szCs w:val="24"/>
              </w:rPr>
              <w:t xml:space="preserve"> </w:t>
            </w:r>
            <w:r w:rsidRPr="006A269F">
              <w:rPr>
                <w:sz w:val="24"/>
                <w:szCs w:val="24"/>
              </w:rPr>
              <w:t>runs injection-flowback test</w:t>
            </w:r>
          </w:p>
        </w:tc>
        <w:tc>
          <w:tcPr>
            <w:tcW w:w="4855" w:type="dxa"/>
          </w:tcPr>
          <w:p w14:paraId="48A82411" w14:textId="2322BB8B" w:rsidR="006A269F" w:rsidRPr="006A269F" w:rsidRDefault="006A269F" w:rsidP="006A269F">
            <w:pPr>
              <w:rPr>
                <w:bCs/>
                <w:sz w:val="24"/>
                <w:szCs w:val="24"/>
              </w:rPr>
            </w:pPr>
            <w:r w:rsidRPr="006A269F">
              <w:rPr>
                <w:sz w:val="24"/>
                <w:szCs w:val="24"/>
              </w:rPr>
              <w:t xml:space="preserve">August 29: Sage Rider West runs Silixa </w:t>
            </w:r>
            <w:r w:rsidR="0036545E">
              <w:rPr>
                <w:sz w:val="24"/>
                <w:szCs w:val="24"/>
              </w:rPr>
              <w:t xml:space="preserve">intervention </w:t>
            </w:r>
            <w:r w:rsidRPr="006A269F">
              <w:rPr>
                <w:sz w:val="24"/>
                <w:szCs w:val="24"/>
              </w:rPr>
              <w:t>fiber for Rice University (reached 6,809 ft and binding)</w:t>
            </w:r>
          </w:p>
        </w:tc>
      </w:tr>
      <w:tr w:rsidR="006A269F" w:rsidRPr="00EB656A" w14:paraId="5FE0498A" w14:textId="77777777" w:rsidTr="00B261EA">
        <w:tc>
          <w:tcPr>
            <w:tcW w:w="4495" w:type="dxa"/>
          </w:tcPr>
          <w:p w14:paraId="451F6015" w14:textId="50284A36" w:rsidR="006A269F" w:rsidRPr="00EB656A" w:rsidRDefault="005516AB" w:rsidP="006A269F">
            <w:pPr>
              <w:rPr>
                <w:bCs/>
                <w:sz w:val="24"/>
                <w:szCs w:val="24"/>
              </w:rPr>
            </w:pPr>
            <w:r>
              <w:rPr>
                <w:bCs/>
                <w:sz w:val="24"/>
                <w:szCs w:val="24"/>
              </w:rPr>
              <w:t xml:space="preserve">Sept 4: </w:t>
            </w:r>
            <w:r w:rsidR="006A269F">
              <w:rPr>
                <w:bCs/>
                <w:sz w:val="24"/>
                <w:szCs w:val="24"/>
              </w:rPr>
              <w:t>Liberty calibrates downstream flow meters against their flow measurements.</w:t>
            </w:r>
          </w:p>
        </w:tc>
        <w:tc>
          <w:tcPr>
            <w:tcW w:w="4855" w:type="dxa"/>
          </w:tcPr>
          <w:p w14:paraId="5FB5E35D" w14:textId="18A9F868" w:rsidR="006A269F" w:rsidRPr="00EB656A" w:rsidRDefault="006A269F">
            <w:pPr>
              <w:rPr>
                <w:bCs/>
                <w:sz w:val="24"/>
                <w:szCs w:val="24"/>
              </w:rPr>
            </w:pPr>
            <w:r>
              <w:rPr>
                <w:bCs/>
                <w:sz w:val="24"/>
                <w:szCs w:val="24"/>
              </w:rPr>
              <w:t>Di</w:t>
            </w:r>
            <w:r w:rsidR="0036545E">
              <w:rPr>
                <w:bCs/>
                <w:sz w:val="24"/>
                <w:szCs w:val="24"/>
              </w:rPr>
              <w:t xml:space="preserve"> D</w:t>
            </w:r>
            <w:r>
              <w:rPr>
                <w:bCs/>
                <w:sz w:val="24"/>
                <w:szCs w:val="24"/>
              </w:rPr>
              <w:t xml:space="preserve">rill </w:t>
            </w:r>
            <w:r w:rsidR="00A80B3A">
              <w:rPr>
                <w:bCs/>
                <w:sz w:val="24"/>
                <w:szCs w:val="24"/>
              </w:rPr>
              <w:t>attempts</w:t>
            </w:r>
            <w:r>
              <w:rPr>
                <w:bCs/>
                <w:sz w:val="24"/>
                <w:szCs w:val="24"/>
              </w:rPr>
              <w:t xml:space="preserve"> to fish Sage Rider/Rice intervention cable, binds, and eventually recovers fishing cable (cut at rope socket) but loses </w:t>
            </w:r>
            <w:r w:rsidR="00567F6B">
              <w:rPr>
                <w:bCs/>
                <w:sz w:val="24"/>
                <w:szCs w:val="24"/>
              </w:rPr>
              <w:t>BHA, including weight bars</w:t>
            </w:r>
          </w:p>
        </w:tc>
      </w:tr>
    </w:tbl>
    <w:p w14:paraId="0BBF6C64" w14:textId="77777777" w:rsidR="00D5788E" w:rsidRDefault="00D5788E" w:rsidP="00293640">
      <w:pPr>
        <w:jc w:val="both"/>
        <w:rPr>
          <w:bCs/>
          <w:szCs w:val="24"/>
        </w:rPr>
      </w:pPr>
    </w:p>
    <w:p w14:paraId="0D1A9880" w14:textId="77B5926E" w:rsidR="006C1AC3" w:rsidRDefault="00D5788E" w:rsidP="00D5788E">
      <w:pPr>
        <w:jc w:val="center"/>
        <w:rPr>
          <w:bCs/>
          <w:szCs w:val="24"/>
        </w:rPr>
      </w:pPr>
      <w:r w:rsidRPr="00D5788E">
        <w:rPr>
          <w:bCs/>
          <w:noProof/>
          <w:szCs w:val="24"/>
        </w:rPr>
        <w:drawing>
          <wp:inline distT="0" distB="0" distL="0" distR="0" wp14:anchorId="0428C791" wp14:editId="5A04036C">
            <wp:extent cx="5256950" cy="3285594"/>
            <wp:effectExtent l="0" t="0" r="1270" b="0"/>
            <wp:docPr id="1309401426" name="Content Placeholder 4" descr="A screenshot of a computer&#10;&#10;Description automatically generated">
              <a:extLst xmlns:a="http://schemas.openxmlformats.org/drawingml/2006/main">
                <a:ext uri="{FF2B5EF4-FFF2-40B4-BE49-F238E27FC236}">
                  <a16:creationId xmlns:a16="http://schemas.microsoft.com/office/drawing/2014/main" id="{12CEADC1-A12A-8350-9E3D-96DEE0F3B7E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screenshot of a computer&#10;&#10;Description automatically generated">
                      <a:extLst>
                        <a:ext uri="{FF2B5EF4-FFF2-40B4-BE49-F238E27FC236}">
                          <a16:creationId xmlns:a16="http://schemas.microsoft.com/office/drawing/2014/main" id="{12CEADC1-A12A-8350-9E3D-96DEE0F3B7EA}"/>
                        </a:ext>
                      </a:extLst>
                    </pic:cNvPr>
                    <pic:cNvPicPr>
                      <a:picLocks noGrp="1" noChangeAspect="1"/>
                    </pic:cNvPicPr>
                  </pic:nvPicPr>
                  <pic:blipFill>
                    <a:blip r:embed="rId17" cstate="print">
                      <a:extLst>
                        <a:ext uri="{BEBA8EAE-BF5A-486C-A8C5-ECC9F3942E4B}">
                          <a14:imgProps xmlns:a14="http://schemas.microsoft.com/office/drawing/2010/main">
                            <a14:imgLayer r:embed="rId18">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5264384" cy="3290240"/>
                    </a:xfrm>
                    <a:prstGeom prst="rect">
                      <a:avLst/>
                    </a:prstGeom>
                  </pic:spPr>
                </pic:pic>
              </a:graphicData>
            </a:graphic>
          </wp:inline>
        </w:drawing>
      </w:r>
    </w:p>
    <w:p w14:paraId="4EBBD2FD" w14:textId="77777777" w:rsidR="00D5788E" w:rsidRDefault="00D5788E" w:rsidP="00293640">
      <w:pPr>
        <w:jc w:val="both"/>
        <w:rPr>
          <w:b/>
          <w:szCs w:val="24"/>
        </w:rPr>
      </w:pPr>
    </w:p>
    <w:p w14:paraId="51DB8D19" w14:textId="330EE31B" w:rsidR="00D5788E" w:rsidRDefault="00D5788E" w:rsidP="00293640">
      <w:pPr>
        <w:jc w:val="both"/>
        <w:rPr>
          <w:b/>
          <w:szCs w:val="24"/>
        </w:rPr>
      </w:pPr>
      <w:r w:rsidRPr="00D5788E">
        <w:rPr>
          <w:b/>
          <w:szCs w:val="24"/>
        </w:rPr>
        <w:t>Figure 5. View of perforations at 9672 to 9675 ft MD in Well 16A(78)-32. Illustrative depth only</w:t>
      </w:r>
      <w:r>
        <w:rPr>
          <w:b/>
          <w:szCs w:val="24"/>
        </w:rPr>
        <w:t>, acquired acoustically.</w:t>
      </w:r>
    </w:p>
    <w:p w14:paraId="2E257AE6" w14:textId="77777777" w:rsidR="00D5788E" w:rsidRPr="00D5788E" w:rsidRDefault="00D5788E" w:rsidP="00293640">
      <w:pPr>
        <w:jc w:val="both"/>
        <w:rPr>
          <w:b/>
          <w:szCs w:val="24"/>
        </w:rPr>
      </w:pPr>
    </w:p>
    <w:p w14:paraId="79AED4F5" w14:textId="0235872F" w:rsidR="00D5788E" w:rsidRDefault="00D5788E" w:rsidP="00D5788E">
      <w:pPr>
        <w:jc w:val="center"/>
        <w:rPr>
          <w:bCs/>
          <w:szCs w:val="24"/>
        </w:rPr>
      </w:pPr>
      <w:r>
        <w:rPr>
          <w:bCs/>
          <w:noProof/>
          <w:szCs w:val="24"/>
        </w:rPr>
        <w:lastRenderedPageBreak/>
        <w:drawing>
          <wp:inline distT="0" distB="0" distL="0" distR="0" wp14:anchorId="1E8AA3F1" wp14:editId="4DF065C1">
            <wp:extent cx="5170987" cy="3129570"/>
            <wp:effectExtent l="0" t="0" r="0" b="0"/>
            <wp:docPr id="1738231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5836" cy="3156714"/>
                    </a:xfrm>
                    <a:prstGeom prst="rect">
                      <a:avLst/>
                    </a:prstGeom>
                    <a:noFill/>
                  </pic:spPr>
                </pic:pic>
              </a:graphicData>
            </a:graphic>
          </wp:inline>
        </w:drawing>
      </w:r>
    </w:p>
    <w:p w14:paraId="32BC32A4" w14:textId="77777777" w:rsidR="00D5788E" w:rsidRDefault="00D5788E" w:rsidP="00D5788E">
      <w:pPr>
        <w:jc w:val="center"/>
        <w:rPr>
          <w:bCs/>
          <w:szCs w:val="24"/>
        </w:rPr>
      </w:pPr>
    </w:p>
    <w:p w14:paraId="094E8705" w14:textId="398C1D38" w:rsidR="00D5788E" w:rsidRDefault="00D5788E" w:rsidP="00D5788E">
      <w:pPr>
        <w:jc w:val="both"/>
        <w:rPr>
          <w:b/>
          <w:szCs w:val="24"/>
        </w:rPr>
      </w:pPr>
      <w:r w:rsidRPr="00D5788E">
        <w:rPr>
          <w:b/>
          <w:szCs w:val="24"/>
        </w:rPr>
        <w:t xml:space="preserve">Figure </w:t>
      </w:r>
      <w:r>
        <w:rPr>
          <w:b/>
          <w:szCs w:val="24"/>
        </w:rPr>
        <w:t>6</w:t>
      </w:r>
      <w:r w:rsidRPr="00D5788E">
        <w:rPr>
          <w:b/>
          <w:szCs w:val="24"/>
        </w:rPr>
        <w:t xml:space="preserve">. View of perforations at </w:t>
      </w:r>
      <w:r>
        <w:rPr>
          <w:b/>
          <w:szCs w:val="24"/>
        </w:rPr>
        <w:t>several depths</w:t>
      </w:r>
      <w:r w:rsidRPr="00D5788E">
        <w:rPr>
          <w:b/>
          <w:szCs w:val="24"/>
        </w:rPr>
        <w:t xml:space="preserve"> in Well 16A(78)-32. Illustrative depth only</w:t>
      </w:r>
      <w:r>
        <w:rPr>
          <w:b/>
          <w:szCs w:val="24"/>
        </w:rPr>
        <w:t>, acquired with camera.</w:t>
      </w:r>
    </w:p>
    <w:p w14:paraId="249E8CD5" w14:textId="77777777" w:rsidR="00D5788E" w:rsidRPr="00D5788E" w:rsidRDefault="00D5788E" w:rsidP="00D5788E">
      <w:pPr>
        <w:jc w:val="both"/>
        <w:rPr>
          <w:b/>
          <w:szCs w:val="24"/>
        </w:rPr>
      </w:pPr>
    </w:p>
    <w:p w14:paraId="1F0615FA" w14:textId="523A56AF" w:rsidR="00D5788E" w:rsidRDefault="00B16562" w:rsidP="00D71D9B">
      <w:pPr>
        <w:jc w:val="both"/>
        <w:rPr>
          <w:bCs/>
          <w:szCs w:val="24"/>
        </w:rPr>
      </w:pPr>
      <w:r>
        <w:rPr>
          <w:bCs/>
          <w:szCs w:val="24"/>
        </w:rPr>
        <w:t xml:space="preserve">The </w:t>
      </w:r>
      <w:r w:rsidR="0036545E">
        <w:rPr>
          <w:bCs/>
          <w:szCs w:val="24"/>
        </w:rPr>
        <w:t xml:space="preserve">interpreted results of the </w:t>
      </w:r>
      <w:r>
        <w:rPr>
          <w:bCs/>
          <w:szCs w:val="24"/>
        </w:rPr>
        <w:t>PLT/PTS survey run in well 16A(78)-32 is shown in Table 6 and Figure</w:t>
      </w:r>
      <w:r w:rsidR="00D71D9B">
        <w:rPr>
          <w:bCs/>
          <w:szCs w:val="24"/>
        </w:rPr>
        <w:t>s</w:t>
      </w:r>
      <w:r>
        <w:rPr>
          <w:bCs/>
          <w:szCs w:val="24"/>
        </w:rPr>
        <w:t xml:space="preserve"> 7</w:t>
      </w:r>
      <w:r w:rsidR="00D71D9B">
        <w:rPr>
          <w:bCs/>
          <w:szCs w:val="24"/>
        </w:rPr>
        <w:t xml:space="preserve"> through 1</w:t>
      </w:r>
      <w:r w:rsidR="006A07B7">
        <w:rPr>
          <w:bCs/>
          <w:szCs w:val="24"/>
        </w:rPr>
        <w:t>4</w:t>
      </w:r>
      <w:r>
        <w:rPr>
          <w:bCs/>
          <w:szCs w:val="24"/>
        </w:rPr>
        <w:t xml:space="preserve">. </w:t>
      </w:r>
      <w:r w:rsidR="005F7DA6">
        <w:rPr>
          <w:bCs/>
          <w:szCs w:val="24"/>
        </w:rPr>
        <w:t>The survey was carried out so that discrete clusters could be surveyed (</w:t>
      </w:r>
      <w:r w:rsidR="0036545E">
        <w:rPr>
          <w:bCs/>
          <w:szCs w:val="24"/>
        </w:rPr>
        <w:t xml:space="preserve">see </w:t>
      </w:r>
      <w:r w:rsidR="005F7DA6">
        <w:rPr>
          <w:bCs/>
          <w:szCs w:val="24"/>
        </w:rPr>
        <w:t xml:space="preserve">Table </w:t>
      </w:r>
      <w:r w:rsidR="00D71D9B">
        <w:rPr>
          <w:bCs/>
          <w:szCs w:val="24"/>
        </w:rPr>
        <w:t>7</w:t>
      </w:r>
      <w:r w:rsidR="005F7DA6">
        <w:rPr>
          <w:bCs/>
          <w:szCs w:val="24"/>
        </w:rPr>
        <w:t>).</w:t>
      </w:r>
    </w:p>
    <w:p w14:paraId="3CC19631" w14:textId="77777777" w:rsidR="00293640" w:rsidRDefault="00293640" w:rsidP="00293640">
      <w:pPr>
        <w:rPr>
          <w:szCs w:val="24"/>
        </w:rPr>
      </w:pPr>
      <w:bookmarkStart w:id="7" w:name="_Hlk172574102"/>
    </w:p>
    <w:p w14:paraId="03F6F034" w14:textId="54BFF4D9" w:rsidR="00051830" w:rsidRPr="00051830" w:rsidRDefault="00051830" w:rsidP="00051830">
      <w:pPr>
        <w:jc w:val="center"/>
        <w:rPr>
          <w:b/>
          <w:bCs/>
          <w:szCs w:val="24"/>
        </w:rPr>
      </w:pPr>
      <w:r w:rsidRPr="00051830">
        <w:rPr>
          <w:b/>
          <w:bCs/>
          <w:szCs w:val="24"/>
        </w:rPr>
        <w:t xml:space="preserve">Table 6. </w:t>
      </w:r>
      <w:r w:rsidR="00D71D9B">
        <w:rPr>
          <w:b/>
          <w:bCs/>
          <w:szCs w:val="24"/>
        </w:rPr>
        <w:t xml:space="preserve">Stage-Wise </w:t>
      </w:r>
      <w:r w:rsidRPr="00051830">
        <w:rPr>
          <w:b/>
          <w:bCs/>
          <w:szCs w:val="24"/>
        </w:rPr>
        <w:t>Partitioning of Flow for PLT/PTS in well 16A(78)-32</w:t>
      </w:r>
      <w:r w:rsidRPr="00051830">
        <w:rPr>
          <w:b/>
          <w:bCs/>
          <w:szCs w:val="24"/>
        </w:rPr>
        <w:br/>
        <w:t>[Injection is negative]</w:t>
      </w:r>
    </w:p>
    <w:p w14:paraId="324CE8FD" w14:textId="77777777" w:rsidR="00051830" w:rsidRPr="00D71D9B" w:rsidRDefault="00051830" w:rsidP="00051830">
      <w:pPr>
        <w:jc w:val="center"/>
        <w:rPr>
          <w:sz w:val="8"/>
          <w:szCs w:val="8"/>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69"/>
        <w:gridCol w:w="2056"/>
        <w:gridCol w:w="1869"/>
        <w:gridCol w:w="1869"/>
        <w:gridCol w:w="1687"/>
      </w:tblGrid>
      <w:tr w:rsidR="00051830" w:rsidRPr="005F7DA6" w14:paraId="28C79AF1" w14:textId="4DE93A9D" w:rsidTr="009339E4">
        <w:tc>
          <w:tcPr>
            <w:tcW w:w="1869" w:type="dxa"/>
          </w:tcPr>
          <w:bookmarkEnd w:id="7"/>
          <w:p w14:paraId="17A59B1E" w14:textId="1ACE2747" w:rsidR="00051830" w:rsidRPr="005F7DA6" w:rsidRDefault="00051830" w:rsidP="00051830">
            <w:pPr>
              <w:jc w:val="center"/>
              <w:rPr>
                <w:b/>
                <w:bCs/>
                <w:szCs w:val="24"/>
              </w:rPr>
            </w:pPr>
            <w:r w:rsidRPr="00051830">
              <w:rPr>
                <w:b/>
                <w:bCs/>
                <w:szCs w:val="24"/>
              </w:rPr>
              <w:t xml:space="preserve">Stage </w:t>
            </w:r>
          </w:p>
        </w:tc>
        <w:tc>
          <w:tcPr>
            <w:tcW w:w="3925" w:type="dxa"/>
            <w:gridSpan w:val="2"/>
          </w:tcPr>
          <w:p w14:paraId="77B1EC3E" w14:textId="680CEB05" w:rsidR="00051830" w:rsidRPr="005F7DA6" w:rsidRDefault="00051830" w:rsidP="00051830">
            <w:pPr>
              <w:jc w:val="center"/>
              <w:rPr>
                <w:b/>
                <w:bCs/>
                <w:szCs w:val="24"/>
              </w:rPr>
            </w:pPr>
            <w:r w:rsidRPr="00051830">
              <w:rPr>
                <w:b/>
                <w:bCs/>
                <w:szCs w:val="24"/>
              </w:rPr>
              <w:t xml:space="preserve">Perforations </w:t>
            </w:r>
          </w:p>
        </w:tc>
        <w:tc>
          <w:tcPr>
            <w:tcW w:w="1869" w:type="dxa"/>
          </w:tcPr>
          <w:p w14:paraId="7FC0F6C3" w14:textId="70484AAA" w:rsidR="00051830" w:rsidRPr="005F7DA6" w:rsidRDefault="00051830" w:rsidP="00051830">
            <w:pPr>
              <w:jc w:val="center"/>
              <w:rPr>
                <w:b/>
                <w:bCs/>
                <w:szCs w:val="24"/>
              </w:rPr>
            </w:pPr>
            <w:r w:rsidRPr="00051830">
              <w:rPr>
                <w:b/>
                <w:bCs/>
                <w:szCs w:val="24"/>
              </w:rPr>
              <w:t>Water</w:t>
            </w:r>
            <w:r w:rsidRPr="005F7DA6">
              <w:rPr>
                <w:b/>
                <w:bCs/>
                <w:szCs w:val="24"/>
              </w:rPr>
              <w:br/>
              <w:t>(bpd)</w:t>
            </w:r>
          </w:p>
        </w:tc>
        <w:tc>
          <w:tcPr>
            <w:tcW w:w="1687" w:type="dxa"/>
          </w:tcPr>
          <w:p w14:paraId="077A805D" w14:textId="6ABF671C" w:rsidR="00051830" w:rsidRPr="005F7DA6" w:rsidRDefault="00051830" w:rsidP="00051830">
            <w:pPr>
              <w:jc w:val="center"/>
              <w:rPr>
                <w:b/>
                <w:bCs/>
                <w:szCs w:val="24"/>
              </w:rPr>
            </w:pPr>
            <w:r w:rsidRPr="00051830">
              <w:rPr>
                <w:b/>
                <w:bCs/>
                <w:szCs w:val="24"/>
              </w:rPr>
              <w:t>Water</w:t>
            </w:r>
            <w:r w:rsidRPr="005F7DA6">
              <w:rPr>
                <w:b/>
                <w:bCs/>
                <w:szCs w:val="24"/>
              </w:rPr>
              <w:br/>
              <w:t>(%)</w:t>
            </w:r>
          </w:p>
        </w:tc>
      </w:tr>
      <w:tr w:rsidR="00051830" w14:paraId="60EF4CB1" w14:textId="019B35C6" w:rsidTr="009339E4">
        <w:tc>
          <w:tcPr>
            <w:tcW w:w="1869" w:type="dxa"/>
          </w:tcPr>
          <w:p w14:paraId="0C8FCC05" w14:textId="4A331370" w:rsidR="00051830" w:rsidRDefault="00051830" w:rsidP="00051830">
            <w:pPr>
              <w:jc w:val="center"/>
              <w:rPr>
                <w:szCs w:val="24"/>
              </w:rPr>
            </w:pPr>
            <w:r>
              <w:rPr>
                <w:szCs w:val="24"/>
              </w:rPr>
              <w:t>10</w:t>
            </w:r>
          </w:p>
        </w:tc>
        <w:tc>
          <w:tcPr>
            <w:tcW w:w="2056" w:type="dxa"/>
          </w:tcPr>
          <w:p w14:paraId="0392A5B3" w14:textId="6E6A2C42" w:rsidR="00051830" w:rsidRDefault="00051830" w:rsidP="00051830">
            <w:pPr>
              <w:jc w:val="center"/>
              <w:rPr>
                <w:szCs w:val="24"/>
              </w:rPr>
            </w:pPr>
            <w:r w:rsidRPr="00051830">
              <w:rPr>
                <w:szCs w:val="24"/>
              </w:rPr>
              <w:t>9</w:t>
            </w:r>
            <w:r>
              <w:rPr>
                <w:szCs w:val="24"/>
              </w:rPr>
              <w:t>,</w:t>
            </w:r>
            <w:r w:rsidRPr="00051830">
              <w:rPr>
                <w:szCs w:val="24"/>
              </w:rPr>
              <w:t>270</w:t>
            </w:r>
          </w:p>
        </w:tc>
        <w:tc>
          <w:tcPr>
            <w:tcW w:w="1869" w:type="dxa"/>
          </w:tcPr>
          <w:p w14:paraId="2BEB7B40" w14:textId="7797AA20" w:rsidR="00051830" w:rsidRDefault="00051830" w:rsidP="00051830">
            <w:pPr>
              <w:jc w:val="center"/>
              <w:rPr>
                <w:szCs w:val="24"/>
              </w:rPr>
            </w:pPr>
            <w:r w:rsidRPr="00051830">
              <w:rPr>
                <w:szCs w:val="24"/>
              </w:rPr>
              <w:t>9</w:t>
            </w:r>
            <w:r>
              <w:rPr>
                <w:szCs w:val="24"/>
              </w:rPr>
              <w:t>,</w:t>
            </w:r>
            <w:r w:rsidRPr="00051830">
              <w:rPr>
                <w:szCs w:val="24"/>
              </w:rPr>
              <w:t xml:space="preserve">276 </w:t>
            </w:r>
          </w:p>
        </w:tc>
        <w:tc>
          <w:tcPr>
            <w:tcW w:w="1869" w:type="dxa"/>
          </w:tcPr>
          <w:p w14:paraId="03E41B13" w14:textId="2FD80522" w:rsidR="00051830" w:rsidRDefault="00051830" w:rsidP="00051830">
            <w:pPr>
              <w:jc w:val="center"/>
              <w:rPr>
                <w:szCs w:val="24"/>
              </w:rPr>
            </w:pPr>
            <w:r>
              <w:rPr>
                <w:szCs w:val="24"/>
              </w:rPr>
              <w:t>-3728.4</w:t>
            </w:r>
          </w:p>
        </w:tc>
        <w:tc>
          <w:tcPr>
            <w:tcW w:w="1687" w:type="dxa"/>
          </w:tcPr>
          <w:p w14:paraId="3A6A9312" w14:textId="2694EFE4" w:rsidR="00051830" w:rsidRDefault="00051830" w:rsidP="00051830">
            <w:pPr>
              <w:jc w:val="center"/>
              <w:rPr>
                <w:szCs w:val="24"/>
              </w:rPr>
            </w:pPr>
            <w:r>
              <w:rPr>
                <w:szCs w:val="24"/>
              </w:rPr>
              <w:t>25.8</w:t>
            </w:r>
          </w:p>
        </w:tc>
      </w:tr>
      <w:tr w:rsidR="00051830" w14:paraId="30B19025" w14:textId="2598DE7A" w:rsidTr="009339E4">
        <w:tc>
          <w:tcPr>
            <w:tcW w:w="1869" w:type="dxa"/>
          </w:tcPr>
          <w:p w14:paraId="575E0342" w14:textId="6B4FDCB8" w:rsidR="00051830" w:rsidRDefault="00051830" w:rsidP="00293640">
            <w:pPr>
              <w:jc w:val="center"/>
              <w:rPr>
                <w:szCs w:val="24"/>
              </w:rPr>
            </w:pPr>
            <w:r>
              <w:rPr>
                <w:szCs w:val="24"/>
              </w:rPr>
              <w:t>9</w:t>
            </w:r>
          </w:p>
        </w:tc>
        <w:tc>
          <w:tcPr>
            <w:tcW w:w="2056" w:type="dxa"/>
          </w:tcPr>
          <w:p w14:paraId="4CAFD677" w14:textId="0B950193" w:rsidR="00051830" w:rsidRDefault="00051830" w:rsidP="00293640">
            <w:pPr>
              <w:jc w:val="center"/>
              <w:rPr>
                <w:szCs w:val="24"/>
              </w:rPr>
            </w:pPr>
            <w:r w:rsidRPr="00051830">
              <w:rPr>
                <w:szCs w:val="24"/>
              </w:rPr>
              <w:t>9</w:t>
            </w:r>
            <w:r>
              <w:rPr>
                <w:szCs w:val="24"/>
              </w:rPr>
              <w:t>,</w:t>
            </w:r>
            <w:r w:rsidRPr="00051830">
              <w:rPr>
                <w:szCs w:val="24"/>
              </w:rPr>
              <w:t>320</w:t>
            </w:r>
          </w:p>
        </w:tc>
        <w:tc>
          <w:tcPr>
            <w:tcW w:w="1869" w:type="dxa"/>
          </w:tcPr>
          <w:p w14:paraId="10C364C1" w14:textId="10668D28" w:rsidR="00051830" w:rsidRDefault="00051830" w:rsidP="00293640">
            <w:pPr>
              <w:jc w:val="center"/>
              <w:rPr>
                <w:szCs w:val="24"/>
              </w:rPr>
            </w:pPr>
            <w:r w:rsidRPr="00051830">
              <w:rPr>
                <w:szCs w:val="24"/>
              </w:rPr>
              <w:t>9</w:t>
            </w:r>
            <w:r>
              <w:rPr>
                <w:szCs w:val="24"/>
              </w:rPr>
              <w:t>,</w:t>
            </w:r>
            <w:r w:rsidRPr="00051830">
              <w:rPr>
                <w:szCs w:val="24"/>
              </w:rPr>
              <w:t>493</w:t>
            </w:r>
          </w:p>
        </w:tc>
        <w:tc>
          <w:tcPr>
            <w:tcW w:w="1869" w:type="dxa"/>
          </w:tcPr>
          <w:p w14:paraId="32FD0B91" w14:textId="65CF2356" w:rsidR="00051830" w:rsidRDefault="00051830" w:rsidP="00293640">
            <w:pPr>
              <w:jc w:val="center"/>
              <w:rPr>
                <w:szCs w:val="24"/>
              </w:rPr>
            </w:pPr>
            <w:r>
              <w:rPr>
                <w:szCs w:val="24"/>
              </w:rPr>
              <w:t>-2539.4</w:t>
            </w:r>
          </w:p>
        </w:tc>
        <w:tc>
          <w:tcPr>
            <w:tcW w:w="1687" w:type="dxa"/>
          </w:tcPr>
          <w:p w14:paraId="749BB174" w14:textId="6447E076" w:rsidR="00051830" w:rsidRDefault="00051830" w:rsidP="00293640">
            <w:pPr>
              <w:jc w:val="center"/>
              <w:rPr>
                <w:szCs w:val="24"/>
              </w:rPr>
            </w:pPr>
            <w:r>
              <w:rPr>
                <w:szCs w:val="24"/>
              </w:rPr>
              <w:t>17.6</w:t>
            </w:r>
          </w:p>
        </w:tc>
      </w:tr>
      <w:tr w:rsidR="00051830" w14:paraId="67D79349" w14:textId="13F3A5C1" w:rsidTr="009339E4">
        <w:tc>
          <w:tcPr>
            <w:tcW w:w="1869" w:type="dxa"/>
          </w:tcPr>
          <w:p w14:paraId="26F3A672" w14:textId="71D364E5" w:rsidR="00051830" w:rsidRDefault="00051830" w:rsidP="00293640">
            <w:pPr>
              <w:jc w:val="center"/>
              <w:rPr>
                <w:szCs w:val="24"/>
              </w:rPr>
            </w:pPr>
            <w:r>
              <w:rPr>
                <w:szCs w:val="24"/>
              </w:rPr>
              <w:t>8</w:t>
            </w:r>
          </w:p>
        </w:tc>
        <w:tc>
          <w:tcPr>
            <w:tcW w:w="2056" w:type="dxa"/>
          </w:tcPr>
          <w:p w14:paraId="6C45366F" w14:textId="7B3717B2" w:rsidR="00051830" w:rsidRDefault="00051830" w:rsidP="00293640">
            <w:pPr>
              <w:jc w:val="center"/>
              <w:rPr>
                <w:szCs w:val="24"/>
              </w:rPr>
            </w:pPr>
            <w:r w:rsidRPr="00051830">
              <w:rPr>
                <w:szCs w:val="24"/>
              </w:rPr>
              <w:t>9</w:t>
            </w:r>
            <w:r>
              <w:rPr>
                <w:szCs w:val="24"/>
              </w:rPr>
              <w:t>,</w:t>
            </w:r>
            <w:r w:rsidRPr="00051830">
              <w:rPr>
                <w:szCs w:val="24"/>
              </w:rPr>
              <w:t>545</w:t>
            </w:r>
          </w:p>
        </w:tc>
        <w:tc>
          <w:tcPr>
            <w:tcW w:w="1869" w:type="dxa"/>
          </w:tcPr>
          <w:p w14:paraId="3646240E" w14:textId="4941F100" w:rsidR="00051830" w:rsidRDefault="00051830" w:rsidP="00293640">
            <w:pPr>
              <w:jc w:val="center"/>
              <w:rPr>
                <w:szCs w:val="24"/>
              </w:rPr>
            </w:pPr>
            <w:r w:rsidRPr="00051830">
              <w:rPr>
                <w:szCs w:val="24"/>
              </w:rPr>
              <w:t>9</w:t>
            </w:r>
            <w:r>
              <w:rPr>
                <w:szCs w:val="24"/>
              </w:rPr>
              <w:t>,</w:t>
            </w:r>
            <w:r w:rsidRPr="00051830">
              <w:rPr>
                <w:szCs w:val="24"/>
              </w:rPr>
              <w:t>723</w:t>
            </w:r>
          </w:p>
        </w:tc>
        <w:tc>
          <w:tcPr>
            <w:tcW w:w="1869" w:type="dxa"/>
          </w:tcPr>
          <w:p w14:paraId="3BE1FDEF" w14:textId="6BF475D3" w:rsidR="00051830" w:rsidRDefault="00051830" w:rsidP="00293640">
            <w:pPr>
              <w:jc w:val="center"/>
              <w:rPr>
                <w:szCs w:val="24"/>
              </w:rPr>
            </w:pPr>
            <w:r>
              <w:rPr>
                <w:szCs w:val="24"/>
              </w:rPr>
              <w:t>-3768.7</w:t>
            </w:r>
          </w:p>
        </w:tc>
        <w:tc>
          <w:tcPr>
            <w:tcW w:w="1687" w:type="dxa"/>
          </w:tcPr>
          <w:p w14:paraId="052AA546" w14:textId="0B753F80" w:rsidR="00051830" w:rsidRDefault="00051830" w:rsidP="00293640">
            <w:pPr>
              <w:jc w:val="center"/>
              <w:rPr>
                <w:szCs w:val="24"/>
              </w:rPr>
            </w:pPr>
            <w:r>
              <w:rPr>
                <w:szCs w:val="24"/>
              </w:rPr>
              <w:t>26.1</w:t>
            </w:r>
          </w:p>
        </w:tc>
      </w:tr>
      <w:tr w:rsidR="00051830" w14:paraId="6DED32DA" w14:textId="50131ED5" w:rsidTr="009339E4">
        <w:tc>
          <w:tcPr>
            <w:tcW w:w="1869" w:type="dxa"/>
          </w:tcPr>
          <w:p w14:paraId="543A5313" w14:textId="55D299B4" w:rsidR="00051830" w:rsidRDefault="00051830" w:rsidP="00293640">
            <w:pPr>
              <w:jc w:val="center"/>
              <w:rPr>
                <w:szCs w:val="24"/>
              </w:rPr>
            </w:pPr>
            <w:r>
              <w:rPr>
                <w:szCs w:val="24"/>
              </w:rPr>
              <w:t>7</w:t>
            </w:r>
          </w:p>
        </w:tc>
        <w:tc>
          <w:tcPr>
            <w:tcW w:w="2056" w:type="dxa"/>
          </w:tcPr>
          <w:p w14:paraId="5C91EDE5" w14:textId="2148A6E3" w:rsidR="00051830" w:rsidRDefault="00051830" w:rsidP="00293640">
            <w:pPr>
              <w:jc w:val="center"/>
              <w:rPr>
                <w:szCs w:val="24"/>
              </w:rPr>
            </w:pPr>
            <w:r w:rsidRPr="00051830">
              <w:rPr>
                <w:szCs w:val="24"/>
              </w:rPr>
              <w:t>9</w:t>
            </w:r>
            <w:r>
              <w:rPr>
                <w:szCs w:val="24"/>
              </w:rPr>
              <w:t>,</w:t>
            </w:r>
            <w:r w:rsidRPr="00051830">
              <w:rPr>
                <w:szCs w:val="24"/>
              </w:rPr>
              <w:t>798</w:t>
            </w:r>
          </w:p>
        </w:tc>
        <w:tc>
          <w:tcPr>
            <w:tcW w:w="1869" w:type="dxa"/>
          </w:tcPr>
          <w:p w14:paraId="65605CE8" w14:textId="01C7730E" w:rsidR="00051830" w:rsidRDefault="00051830" w:rsidP="00293640">
            <w:pPr>
              <w:jc w:val="center"/>
              <w:rPr>
                <w:szCs w:val="24"/>
              </w:rPr>
            </w:pPr>
            <w:r w:rsidRPr="00051830">
              <w:rPr>
                <w:szCs w:val="24"/>
              </w:rPr>
              <w:t>9</w:t>
            </w:r>
            <w:r>
              <w:rPr>
                <w:szCs w:val="24"/>
              </w:rPr>
              <w:t>,</w:t>
            </w:r>
            <w:r w:rsidRPr="00051830">
              <w:rPr>
                <w:szCs w:val="24"/>
              </w:rPr>
              <w:t>901</w:t>
            </w:r>
          </w:p>
        </w:tc>
        <w:tc>
          <w:tcPr>
            <w:tcW w:w="1869" w:type="dxa"/>
          </w:tcPr>
          <w:p w14:paraId="3CD90DA4" w14:textId="0A4D107E" w:rsidR="00051830" w:rsidRDefault="00051830" w:rsidP="00293640">
            <w:pPr>
              <w:jc w:val="center"/>
              <w:rPr>
                <w:szCs w:val="24"/>
              </w:rPr>
            </w:pPr>
            <w:r>
              <w:rPr>
                <w:szCs w:val="24"/>
              </w:rPr>
              <w:t>0.0</w:t>
            </w:r>
          </w:p>
        </w:tc>
        <w:tc>
          <w:tcPr>
            <w:tcW w:w="1687" w:type="dxa"/>
          </w:tcPr>
          <w:p w14:paraId="0892B842" w14:textId="1F9F65B9" w:rsidR="00051830" w:rsidRDefault="00051830" w:rsidP="00293640">
            <w:pPr>
              <w:jc w:val="center"/>
              <w:rPr>
                <w:szCs w:val="24"/>
              </w:rPr>
            </w:pPr>
            <w:r>
              <w:rPr>
                <w:szCs w:val="24"/>
              </w:rPr>
              <w:t>0.0</w:t>
            </w:r>
          </w:p>
        </w:tc>
      </w:tr>
      <w:tr w:rsidR="00051830" w14:paraId="042E3C47" w14:textId="7FB37E82" w:rsidTr="009339E4">
        <w:tc>
          <w:tcPr>
            <w:tcW w:w="1869" w:type="dxa"/>
          </w:tcPr>
          <w:p w14:paraId="3FC4D313" w14:textId="0B5F799E" w:rsidR="00051830" w:rsidRDefault="00051830" w:rsidP="00293640">
            <w:pPr>
              <w:jc w:val="center"/>
              <w:rPr>
                <w:szCs w:val="24"/>
              </w:rPr>
            </w:pPr>
            <w:r>
              <w:rPr>
                <w:szCs w:val="24"/>
              </w:rPr>
              <w:t>6</w:t>
            </w:r>
          </w:p>
        </w:tc>
        <w:tc>
          <w:tcPr>
            <w:tcW w:w="2056" w:type="dxa"/>
          </w:tcPr>
          <w:p w14:paraId="7CE25FBB" w14:textId="65985D85" w:rsidR="00051830" w:rsidRDefault="00051830" w:rsidP="00293640">
            <w:pPr>
              <w:jc w:val="center"/>
              <w:rPr>
                <w:szCs w:val="24"/>
              </w:rPr>
            </w:pPr>
            <w:r w:rsidRPr="00051830">
              <w:rPr>
                <w:szCs w:val="24"/>
              </w:rPr>
              <w:t>9</w:t>
            </w:r>
            <w:r>
              <w:rPr>
                <w:szCs w:val="24"/>
              </w:rPr>
              <w:t>,</w:t>
            </w:r>
            <w:r w:rsidRPr="00051830">
              <w:rPr>
                <w:szCs w:val="24"/>
              </w:rPr>
              <w:t>959</w:t>
            </w:r>
          </w:p>
        </w:tc>
        <w:tc>
          <w:tcPr>
            <w:tcW w:w="1869" w:type="dxa"/>
          </w:tcPr>
          <w:p w14:paraId="137F955A" w14:textId="5B95A2B2" w:rsidR="00051830" w:rsidRDefault="00051830" w:rsidP="00293640">
            <w:pPr>
              <w:jc w:val="center"/>
              <w:rPr>
                <w:szCs w:val="24"/>
              </w:rPr>
            </w:pPr>
            <w:r w:rsidRPr="00051830">
              <w:rPr>
                <w:szCs w:val="24"/>
              </w:rPr>
              <w:t>9</w:t>
            </w:r>
            <w:r>
              <w:rPr>
                <w:szCs w:val="24"/>
              </w:rPr>
              <w:t>,</w:t>
            </w:r>
            <w:r w:rsidRPr="00051830">
              <w:rPr>
                <w:szCs w:val="24"/>
              </w:rPr>
              <w:t>976</w:t>
            </w:r>
          </w:p>
        </w:tc>
        <w:tc>
          <w:tcPr>
            <w:tcW w:w="1869" w:type="dxa"/>
          </w:tcPr>
          <w:p w14:paraId="20916075" w14:textId="04047133" w:rsidR="00051830" w:rsidRDefault="00051830" w:rsidP="00293640">
            <w:pPr>
              <w:jc w:val="center"/>
              <w:rPr>
                <w:szCs w:val="24"/>
              </w:rPr>
            </w:pPr>
            <w:r>
              <w:rPr>
                <w:szCs w:val="24"/>
              </w:rPr>
              <w:t>0.0</w:t>
            </w:r>
          </w:p>
        </w:tc>
        <w:tc>
          <w:tcPr>
            <w:tcW w:w="1687" w:type="dxa"/>
          </w:tcPr>
          <w:p w14:paraId="24094CD2" w14:textId="5732313A" w:rsidR="00051830" w:rsidRDefault="00051830" w:rsidP="00293640">
            <w:pPr>
              <w:jc w:val="center"/>
              <w:rPr>
                <w:szCs w:val="24"/>
              </w:rPr>
            </w:pPr>
            <w:r>
              <w:rPr>
                <w:szCs w:val="24"/>
              </w:rPr>
              <w:t>0.0</w:t>
            </w:r>
          </w:p>
        </w:tc>
      </w:tr>
      <w:tr w:rsidR="00051830" w14:paraId="3C5CD50D" w14:textId="13D4D70E" w:rsidTr="009339E4">
        <w:tc>
          <w:tcPr>
            <w:tcW w:w="1869" w:type="dxa"/>
          </w:tcPr>
          <w:p w14:paraId="7CCB261D" w14:textId="68C9531A" w:rsidR="00051830" w:rsidRDefault="00051830" w:rsidP="00293640">
            <w:pPr>
              <w:jc w:val="center"/>
              <w:rPr>
                <w:szCs w:val="24"/>
              </w:rPr>
            </w:pPr>
            <w:r>
              <w:rPr>
                <w:szCs w:val="24"/>
              </w:rPr>
              <w:t>5</w:t>
            </w:r>
          </w:p>
        </w:tc>
        <w:tc>
          <w:tcPr>
            <w:tcW w:w="2056" w:type="dxa"/>
          </w:tcPr>
          <w:p w14:paraId="18821AD4" w14:textId="3C7EBFFF" w:rsidR="00051830" w:rsidRDefault="00051830" w:rsidP="00293640">
            <w:pPr>
              <w:jc w:val="center"/>
              <w:rPr>
                <w:szCs w:val="24"/>
              </w:rPr>
            </w:pPr>
            <w:r w:rsidRPr="00051830">
              <w:rPr>
                <w:szCs w:val="24"/>
              </w:rPr>
              <w:t>10</w:t>
            </w:r>
            <w:r>
              <w:rPr>
                <w:szCs w:val="24"/>
              </w:rPr>
              <w:t>,</w:t>
            </w:r>
            <w:r w:rsidRPr="00051830">
              <w:rPr>
                <w:szCs w:val="24"/>
              </w:rPr>
              <w:t>020</w:t>
            </w:r>
          </w:p>
        </w:tc>
        <w:tc>
          <w:tcPr>
            <w:tcW w:w="1869" w:type="dxa"/>
          </w:tcPr>
          <w:p w14:paraId="524BE6E5" w14:textId="168F72DE" w:rsidR="00051830" w:rsidRDefault="00051830" w:rsidP="00293640">
            <w:pPr>
              <w:jc w:val="center"/>
              <w:rPr>
                <w:szCs w:val="24"/>
              </w:rPr>
            </w:pPr>
            <w:r w:rsidRPr="00051830">
              <w:rPr>
                <w:szCs w:val="24"/>
              </w:rPr>
              <w:t>10</w:t>
            </w:r>
            <w:r>
              <w:rPr>
                <w:szCs w:val="24"/>
              </w:rPr>
              <w:t>,</w:t>
            </w:r>
            <w:r w:rsidRPr="00051830">
              <w:rPr>
                <w:szCs w:val="24"/>
              </w:rPr>
              <w:t>026</w:t>
            </w:r>
          </w:p>
        </w:tc>
        <w:tc>
          <w:tcPr>
            <w:tcW w:w="1869" w:type="dxa"/>
          </w:tcPr>
          <w:p w14:paraId="44E5BBA7" w14:textId="467BEF6A" w:rsidR="00051830" w:rsidRDefault="00051830" w:rsidP="00293640">
            <w:pPr>
              <w:jc w:val="center"/>
              <w:rPr>
                <w:szCs w:val="24"/>
              </w:rPr>
            </w:pPr>
            <w:r>
              <w:rPr>
                <w:szCs w:val="24"/>
              </w:rPr>
              <w:t>604.2</w:t>
            </w:r>
          </w:p>
        </w:tc>
        <w:tc>
          <w:tcPr>
            <w:tcW w:w="1687" w:type="dxa"/>
          </w:tcPr>
          <w:p w14:paraId="674AE17E" w14:textId="2CD9E043" w:rsidR="00051830" w:rsidRDefault="00051830" w:rsidP="00293640">
            <w:pPr>
              <w:jc w:val="center"/>
              <w:rPr>
                <w:szCs w:val="24"/>
              </w:rPr>
            </w:pPr>
            <w:r>
              <w:rPr>
                <w:szCs w:val="24"/>
              </w:rPr>
              <w:t>4.2</w:t>
            </w:r>
          </w:p>
        </w:tc>
      </w:tr>
      <w:tr w:rsidR="005F7DA6" w14:paraId="619C9F2C" w14:textId="3EB97B76" w:rsidTr="009339E4">
        <w:tc>
          <w:tcPr>
            <w:tcW w:w="1869" w:type="dxa"/>
          </w:tcPr>
          <w:p w14:paraId="50663654" w14:textId="27C2912A" w:rsidR="005F7DA6" w:rsidRDefault="005F7DA6" w:rsidP="00293640">
            <w:pPr>
              <w:jc w:val="center"/>
              <w:rPr>
                <w:szCs w:val="24"/>
              </w:rPr>
            </w:pPr>
            <w:r>
              <w:rPr>
                <w:szCs w:val="24"/>
              </w:rPr>
              <w:t>4</w:t>
            </w:r>
          </w:p>
        </w:tc>
        <w:tc>
          <w:tcPr>
            <w:tcW w:w="3925" w:type="dxa"/>
            <w:gridSpan w:val="2"/>
            <w:vMerge w:val="restart"/>
            <w:vAlign w:val="center"/>
          </w:tcPr>
          <w:p w14:paraId="1A500826" w14:textId="729FF564" w:rsidR="005F7DA6" w:rsidRDefault="005F7DA6" w:rsidP="00051830">
            <w:pPr>
              <w:jc w:val="center"/>
              <w:rPr>
                <w:szCs w:val="24"/>
              </w:rPr>
            </w:pPr>
            <w:r>
              <w:rPr>
                <w:szCs w:val="24"/>
              </w:rPr>
              <w:t>Below 10,026</w:t>
            </w:r>
          </w:p>
        </w:tc>
        <w:tc>
          <w:tcPr>
            <w:tcW w:w="1869" w:type="dxa"/>
            <w:vMerge w:val="restart"/>
            <w:vAlign w:val="center"/>
          </w:tcPr>
          <w:p w14:paraId="0B55474A" w14:textId="4E42A114" w:rsidR="005F7DA6" w:rsidRDefault="005F7DA6" w:rsidP="005F7DA6">
            <w:pPr>
              <w:jc w:val="center"/>
              <w:rPr>
                <w:szCs w:val="24"/>
              </w:rPr>
            </w:pPr>
            <w:r>
              <w:rPr>
                <w:szCs w:val="24"/>
              </w:rPr>
              <w:t>-3825.7</w:t>
            </w:r>
          </w:p>
        </w:tc>
        <w:tc>
          <w:tcPr>
            <w:tcW w:w="1687" w:type="dxa"/>
            <w:vMerge w:val="restart"/>
            <w:vAlign w:val="center"/>
          </w:tcPr>
          <w:p w14:paraId="6CC22BCA" w14:textId="5FB54A92" w:rsidR="005F7DA6" w:rsidRDefault="005F7DA6" w:rsidP="005F7DA6">
            <w:pPr>
              <w:jc w:val="center"/>
              <w:rPr>
                <w:szCs w:val="24"/>
              </w:rPr>
            </w:pPr>
            <w:r>
              <w:rPr>
                <w:szCs w:val="24"/>
              </w:rPr>
              <w:t>26.4</w:t>
            </w:r>
          </w:p>
        </w:tc>
      </w:tr>
      <w:tr w:rsidR="005F7DA6" w14:paraId="3DF9DC7F" w14:textId="7016E0FC" w:rsidTr="009339E4">
        <w:tc>
          <w:tcPr>
            <w:tcW w:w="1869" w:type="dxa"/>
          </w:tcPr>
          <w:p w14:paraId="024949FF" w14:textId="5176DBBB" w:rsidR="005F7DA6" w:rsidRDefault="005F7DA6" w:rsidP="00293640">
            <w:pPr>
              <w:jc w:val="center"/>
              <w:rPr>
                <w:szCs w:val="24"/>
              </w:rPr>
            </w:pPr>
            <w:r>
              <w:rPr>
                <w:szCs w:val="24"/>
              </w:rPr>
              <w:t>3R</w:t>
            </w:r>
          </w:p>
        </w:tc>
        <w:tc>
          <w:tcPr>
            <w:tcW w:w="3925" w:type="dxa"/>
            <w:gridSpan w:val="2"/>
            <w:vMerge/>
          </w:tcPr>
          <w:p w14:paraId="673D2E68" w14:textId="77777777" w:rsidR="005F7DA6" w:rsidRDefault="005F7DA6" w:rsidP="00293640">
            <w:pPr>
              <w:jc w:val="center"/>
              <w:rPr>
                <w:szCs w:val="24"/>
              </w:rPr>
            </w:pPr>
          </w:p>
        </w:tc>
        <w:tc>
          <w:tcPr>
            <w:tcW w:w="1869" w:type="dxa"/>
            <w:vMerge/>
          </w:tcPr>
          <w:p w14:paraId="312A4730" w14:textId="77777777" w:rsidR="005F7DA6" w:rsidRDefault="005F7DA6" w:rsidP="00293640">
            <w:pPr>
              <w:jc w:val="center"/>
              <w:rPr>
                <w:szCs w:val="24"/>
              </w:rPr>
            </w:pPr>
          </w:p>
        </w:tc>
        <w:tc>
          <w:tcPr>
            <w:tcW w:w="1687" w:type="dxa"/>
            <w:vMerge/>
          </w:tcPr>
          <w:p w14:paraId="38C22673" w14:textId="77777777" w:rsidR="005F7DA6" w:rsidRDefault="005F7DA6" w:rsidP="00293640">
            <w:pPr>
              <w:jc w:val="center"/>
              <w:rPr>
                <w:szCs w:val="24"/>
              </w:rPr>
            </w:pPr>
          </w:p>
        </w:tc>
      </w:tr>
      <w:tr w:rsidR="00051830" w14:paraId="0432B125" w14:textId="7A279F8A" w:rsidTr="009339E4">
        <w:tc>
          <w:tcPr>
            <w:tcW w:w="1869" w:type="dxa"/>
          </w:tcPr>
          <w:p w14:paraId="74365C09" w14:textId="0D0E28D8" w:rsidR="00051830" w:rsidRDefault="00051830" w:rsidP="00293640">
            <w:pPr>
              <w:jc w:val="center"/>
              <w:rPr>
                <w:szCs w:val="24"/>
              </w:rPr>
            </w:pPr>
            <w:r>
              <w:rPr>
                <w:szCs w:val="24"/>
              </w:rPr>
              <w:t>Totals</w:t>
            </w:r>
          </w:p>
        </w:tc>
        <w:tc>
          <w:tcPr>
            <w:tcW w:w="2056" w:type="dxa"/>
          </w:tcPr>
          <w:p w14:paraId="6475CACA" w14:textId="77777777" w:rsidR="00051830" w:rsidRDefault="00051830" w:rsidP="00293640">
            <w:pPr>
              <w:jc w:val="center"/>
              <w:rPr>
                <w:szCs w:val="24"/>
              </w:rPr>
            </w:pPr>
          </w:p>
        </w:tc>
        <w:tc>
          <w:tcPr>
            <w:tcW w:w="1869" w:type="dxa"/>
          </w:tcPr>
          <w:p w14:paraId="15F19B99" w14:textId="77777777" w:rsidR="00051830" w:rsidRDefault="00051830" w:rsidP="00293640">
            <w:pPr>
              <w:jc w:val="center"/>
              <w:rPr>
                <w:szCs w:val="24"/>
              </w:rPr>
            </w:pPr>
          </w:p>
        </w:tc>
        <w:tc>
          <w:tcPr>
            <w:tcW w:w="1869" w:type="dxa"/>
          </w:tcPr>
          <w:p w14:paraId="70EB0BDA" w14:textId="6146C6D2" w:rsidR="00051830" w:rsidRDefault="005F7DA6" w:rsidP="00293640">
            <w:pPr>
              <w:jc w:val="center"/>
              <w:rPr>
                <w:szCs w:val="24"/>
              </w:rPr>
            </w:pPr>
            <w:r>
              <w:rPr>
                <w:szCs w:val="24"/>
              </w:rPr>
              <w:t>-14,466.4</w:t>
            </w:r>
          </w:p>
        </w:tc>
        <w:tc>
          <w:tcPr>
            <w:tcW w:w="1687" w:type="dxa"/>
          </w:tcPr>
          <w:p w14:paraId="5D2057EF" w14:textId="2E3D4858" w:rsidR="00051830" w:rsidRDefault="005F7DA6" w:rsidP="00293640">
            <w:pPr>
              <w:jc w:val="center"/>
              <w:rPr>
                <w:szCs w:val="24"/>
              </w:rPr>
            </w:pPr>
            <w:r>
              <w:rPr>
                <w:szCs w:val="24"/>
              </w:rPr>
              <w:t>100.0</w:t>
            </w:r>
          </w:p>
        </w:tc>
      </w:tr>
    </w:tbl>
    <w:p w14:paraId="55FAEB9C" w14:textId="1A274225" w:rsidR="0034402D" w:rsidRDefault="0034402D" w:rsidP="00293640">
      <w:pPr>
        <w:jc w:val="center"/>
        <w:rPr>
          <w:color w:val="000000" w:themeColor="text1"/>
          <w:szCs w:val="24"/>
        </w:rPr>
      </w:pPr>
      <w:r>
        <w:rPr>
          <w:color w:val="000000" w:themeColor="text1"/>
          <w:szCs w:val="24"/>
        </w:rPr>
        <w:br w:type="page"/>
      </w:r>
    </w:p>
    <w:p w14:paraId="3E5F0BEE" w14:textId="281B054F" w:rsidR="00D71D9B" w:rsidRPr="00051830" w:rsidRDefault="00D71D9B" w:rsidP="00D71D9B">
      <w:pPr>
        <w:jc w:val="center"/>
        <w:rPr>
          <w:b/>
          <w:bCs/>
          <w:szCs w:val="24"/>
        </w:rPr>
      </w:pPr>
      <w:r w:rsidRPr="00051830">
        <w:rPr>
          <w:b/>
          <w:bCs/>
          <w:szCs w:val="24"/>
        </w:rPr>
        <w:lastRenderedPageBreak/>
        <w:t xml:space="preserve">Table </w:t>
      </w:r>
      <w:r>
        <w:rPr>
          <w:b/>
          <w:bCs/>
          <w:szCs w:val="24"/>
        </w:rPr>
        <w:t>7</w:t>
      </w:r>
      <w:r w:rsidRPr="00051830">
        <w:rPr>
          <w:b/>
          <w:bCs/>
          <w:szCs w:val="24"/>
        </w:rPr>
        <w:t xml:space="preserve">. </w:t>
      </w:r>
      <w:r>
        <w:rPr>
          <w:b/>
          <w:bCs/>
          <w:szCs w:val="24"/>
        </w:rPr>
        <w:t xml:space="preserve">Cluster-Wise </w:t>
      </w:r>
      <w:r w:rsidRPr="00051830">
        <w:rPr>
          <w:b/>
          <w:bCs/>
          <w:szCs w:val="24"/>
        </w:rPr>
        <w:t>Partitioning of Flow for PLT/PTS in well 16A(78)-32</w:t>
      </w:r>
      <w:r w:rsidRPr="00051830">
        <w:rPr>
          <w:b/>
          <w:bCs/>
          <w:szCs w:val="24"/>
        </w:rPr>
        <w:br/>
        <w:t>[Injection is negative]</w:t>
      </w:r>
    </w:p>
    <w:p w14:paraId="4ED78D92" w14:textId="77777777" w:rsidR="00D71D9B" w:rsidRPr="0034402D" w:rsidRDefault="00D71D9B" w:rsidP="00293640">
      <w:pPr>
        <w:jc w:val="center"/>
        <w:rPr>
          <w:color w:val="000000" w:themeColor="text1"/>
          <w:szCs w:val="24"/>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280"/>
        <w:gridCol w:w="1280"/>
        <w:gridCol w:w="1195"/>
        <w:gridCol w:w="965"/>
      </w:tblGrid>
      <w:tr w:rsidR="00D71D9B" w:rsidRPr="0034402D" w14:paraId="6CD68A26" w14:textId="77777777" w:rsidTr="0034402D">
        <w:trPr>
          <w:trHeight w:val="255"/>
          <w:tblHeader/>
          <w:jc w:val="center"/>
        </w:trPr>
        <w:tc>
          <w:tcPr>
            <w:tcW w:w="1280" w:type="dxa"/>
            <w:vMerge w:val="restart"/>
            <w:shd w:val="clear" w:color="auto" w:fill="auto"/>
            <w:noWrap/>
            <w:vAlign w:val="center"/>
            <w:hideMark/>
          </w:tcPr>
          <w:p w14:paraId="4CFAD54F" w14:textId="77777777" w:rsidR="00D71D9B" w:rsidRPr="0034402D" w:rsidRDefault="00D71D9B" w:rsidP="005F7DA6">
            <w:pPr>
              <w:spacing w:line="240" w:lineRule="auto"/>
              <w:jc w:val="center"/>
              <w:rPr>
                <w:rFonts w:eastAsia="Times New Roman" w:cs="Calibri"/>
                <w:b/>
                <w:bCs/>
                <w:color w:val="000000" w:themeColor="text1"/>
                <w:szCs w:val="24"/>
              </w:rPr>
            </w:pPr>
            <w:r w:rsidRPr="0034402D">
              <w:rPr>
                <w:rFonts w:eastAsia="Times New Roman" w:cs="Calibri"/>
                <w:b/>
                <w:bCs/>
                <w:color w:val="000000" w:themeColor="text1"/>
                <w:szCs w:val="24"/>
              </w:rPr>
              <w:t>Stage</w:t>
            </w:r>
          </w:p>
        </w:tc>
        <w:tc>
          <w:tcPr>
            <w:tcW w:w="2560" w:type="dxa"/>
            <w:gridSpan w:val="2"/>
            <w:vMerge w:val="restart"/>
            <w:shd w:val="clear" w:color="auto" w:fill="auto"/>
            <w:noWrap/>
            <w:vAlign w:val="center"/>
            <w:hideMark/>
          </w:tcPr>
          <w:p w14:paraId="4DD6083F" w14:textId="77777777" w:rsidR="00D71D9B" w:rsidRPr="0034402D" w:rsidRDefault="00D71D9B" w:rsidP="005F7DA6">
            <w:pPr>
              <w:spacing w:line="240" w:lineRule="auto"/>
              <w:jc w:val="center"/>
              <w:rPr>
                <w:rFonts w:eastAsia="Times New Roman" w:cs="Calibri"/>
                <w:b/>
                <w:bCs/>
                <w:color w:val="000000" w:themeColor="text1"/>
                <w:szCs w:val="24"/>
              </w:rPr>
            </w:pPr>
            <w:r w:rsidRPr="0034402D">
              <w:rPr>
                <w:rFonts w:eastAsia="Times New Roman" w:cs="Calibri"/>
                <w:b/>
                <w:bCs/>
                <w:color w:val="000000" w:themeColor="text1"/>
                <w:szCs w:val="24"/>
              </w:rPr>
              <w:t>Perforations</w:t>
            </w:r>
          </w:p>
        </w:tc>
        <w:tc>
          <w:tcPr>
            <w:tcW w:w="1195" w:type="dxa"/>
            <w:shd w:val="clear" w:color="auto" w:fill="auto"/>
            <w:noWrap/>
            <w:vAlign w:val="center"/>
            <w:hideMark/>
          </w:tcPr>
          <w:p w14:paraId="27073CD8" w14:textId="77777777" w:rsidR="00D71D9B" w:rsidRPr="0034402D" w:rsidRDefault="00D71D9B" w:rsidP="005F7DA6">
            <w:pPr>
              <w:spacing w:line="240" w:lineRule="auto"/>
              <w:jc w:val="center"/>
              <w:rPr>
                <w:rFonts w:eastAsia="Times New Roman" w:cs="Calibri"/>
                <w:b/>
                <w:bCs/>
                <w:color w:val="000000" w:themeColor="text1"/>
                <w:szCs w:val="24"/>
              </w:rPr>
            </w:pPr>
            <w:r w:rsidRPr="0034402D">
              <w:rPr>
                <w:rFonts w:eastAsia="Times New Roman" w:cs="Calibri"/>
                <w:b/>
                <w:bCs/>
                <w:color w:val="000000" w:themeColor="text1"/>
                <w:szCs w:val="24"/>
              </w:rPr>
              <w:t>Water</w:t>
            </w:r>
          </w:p>
        </w:tc>
        <w:tc>
          <w:tcPr>
            <w:tcW w:w="965" w:type="dxa"/>
            <w:shd w:val="clear" w:color="auto" w:fill="auto"/>
            <w:noWrap/>
            <w:vAlign w:val="center"/>
            <w:hideMark/>
          </w:tcPr>
          <w:p w14:paraId="5BB5E9C8" w14:textId="77777777" w:rsidR="00D71D9B" w:rsidRPr="0034402D" w:rsidRDefault="00D71D9B" w:rsidP="005F7DA6">
            <w:pPr>
              <w:spacing w:line="240" w:lineRule="auto"/>
              <w:jc w:val="center"/>
              <w:rPr>
                <w:rFonts w:eastAsia="Times New Roman" w:cs="Calibri"/>
                <w:b/>
                <w:bCs/>
                <w:color w:val="000000" w:themeColor="text1"/>
                <w:szCs w:val="24"/>
              </w:rPr>
            </w:pPr>
            <w:r w:rsidRPr="0034402D">
              <w:rPr>
                <w:rFonts w:eastAsia="Times New Roman" w:cs="Calibri"/>
                <w:b/>
                <w:bCs/>
                <w:color w:val="000000" w:themeColor="text1"/>
                <w:szCs w:val="24"/>
              </w:rPr>
              <w:t>Water</w:t>
            </w:r>
          </w:p>
        </w:tc>
      </w:tr>
      <w:tr w:rsidR="00D71D9B" w:rsidRPr="005F7DA6" w14:paraId="7405A760" w14:textId="77777777" w:rsidTr="0034402D">
        <w:trPr>
          <w:trHeight w:val="255"/>
          <w:tblHeader/>
          <w:jc w:val="center"/>
        </w:trPr>
        <w:tc>
          <w:tcPr>
            <w:tcW w:w="1280" w:type="dxa"/>
            <w:vMerge/>
            <w:vAlign w:val="center"/>
            <w:hideMark/>
          </w:tcPr>
          <w:p w14:paraId="7D7ED49A" w14:textId="77777777" w:rsidR="00D71D9B" w:rsidRPr="005F7DA6" w:rsidRDefault="00D71D9B" w:rsidP="005F7DA6">
            <w:pPr>
              <w:spacing w:line="240" w:lineRule="auto"/>
              <w:rPr>
                <w:rFonts w:eastAsia="Times New Roman" w:cs="Calibri"/>
                <w:color w:val="000000" w:themeColor="text1"/>
                <w:sz w:val="22"/>
              </w:rPr>
            </w:pPr>
          </w:p>
        </w:tc>
        <w:tc>
          <w:tcPr>
            <w:tcW w:w="2560" w:type="dxa"/>
            <w:gridSpan w:val="2"/>
            <w:vMerge/>
            <w:vAlign w:val="center"/>
            <w:hideMark/>
          </w:tcPr>
          <w:p w14:paraId="05AF2171" w14:textId="77777777" w:rsidR="00D71D9B" w:rsidRPr="005F7DA6" w:rsidRDefault="00D71D9B" w:rsidP="005F7DA6">
            <w:pPr>
              <w:spacing w:line="240" w:lineRule="auto"/>
              <w:rPr>
                <w:rFonts w:eastAsia="Times New Roman" w:cs="Calibri"/>
                <w:color w:val="000000" w:themeColor="text1"/>
                <w:sz w:val="22"/>
              </w:rPr>
            </w:pPr>
          </w:p>
        </w:tc>
        <w:tc>
          <w:tcPr>
            <w:tcW w:w="1195" w:type="dxa"/>
            <w:shd w:val="clear" w:color="auto" w:fill="auto"/>
            <w:noWrap/>
            <w:vAlign w:val="center"/>
            <w:hideMark/>
          </w:tcPr>
          <w:p w14:paraId="2AA2AB84" w14:textId="77777777" w:rsidR="00D71D9B" w:rsidRPr="0034402D" w:rsidRDefault="00D71D9B" w:rsidP="005F7DA6">
            <w:pPr>
              <w:spacing w:line="240" w:lineRule="auto"/>
              <w:jc w:val="center"/>
              <w:rPr>
                <w:rFonts w:eastAsia="Times New Roman" w:cs="Calibri"/>
                <w:b/>
                <w:bCs/>
                <w:color w:val="000000" w:themeColor="text1"/>
                <w:sz w:val="22"/>
              </w:rPr>
            </w:pPr>
            <w:r w:rsidRPr="0034402D">
              <w:rPr>
                <w:rFonts w:eastAsia="Times New Roman" w:cs="Calibri"/>
                <w:b/>
                <w:bCs/>
                <w:color w:val="000000" w:themeColor="text1"/>
                <w:sz w:val="22"/>
              </w:rPr>
              <w:t>(bpd)</w:t>
            </w:r>
          </w:p>
        </w:tc>
        <w:tc>
          <w:tcPr>
            <w:tcW w:w="965" w:type="dxa"/>
            <w:shd w:val="clear" w:color="auto" w:fill="auto"/>
            <w:noWrap/>
            <w:vAlign w:val="center"/>
            <w:hideMark/>
          </w:tcPr>
          <w:p w14:paraId="3D9ABB06" w14:textId="77777777" w:rsidR="00D71D9B" w:rsidRPr="0034402D" w:rsidRDefault="00D71D9B" w:rsidP="005F7DA6">
            <w:pPr>
              <w:spacing w:line="240" w:lineRule="auto"/>
              <w:jc w:val="center"/>
              <w:rPr>
                <w:rFonts w:eastAsia="Times New Roman" w:cs="Calibri"/>
                <w:b/>
                <w:bCs/>
                <w:color w:val="000000" w:themeColor="text1"/>
                <w:sz w:val="22"/>
              </w:rPr>
            </w:pPr>
            <w:r w:rsidRPr="0034402D">
              <w:rPr>
                <w:rFonts w:eastAsia="Times New Roman" w:cs="Calibri"/>
                <w:b/>
                <w:bCs/>
                <w:color w:val="000000" w:themeColor="text1"/>
                <w:sz w:val="22"/>
              </w:rPr>
              <w:t>(%)</w:t>
            </w:r>
          </w:p>
        </w:tc>
      </w:tr>
      <w:tr w:rsidR="00D71D9B" w:rsidRPr="005F7DA6" w14:paraId="7E767783" w14:textId="77777777" w:rsidTr="00D71D9B">
        <w:trPr>
          <w:trHeight w:val="255"/>
          <w:jc w:val="center"/>
        </w:trPr>
        <w:tc>
          <w:tcPr>
            <w:tcW w:w="1280" w:type="dxa"/>
            <w:shd w:val="clear" w:color="auto" w:fill="auto"/>
            <w:noWrap/>
            <w:vAlign w:val="center"/>
            <w:hideMark/>
          </w:tcPr>
          <w:p w14:paraId="06AB2DAA"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10</w:t>
            </w:r>
          </w:p>
        </w:tc>
        <w:tc>
          <w:tcPr>
            <w:tcW w:w="1280" w:type="dxa"/>
            <w:shd w:val="clear" w:color="auto" w:fill="auto"/>
            <w:noWrap/>
            <w:vAlign w:val="center"/>
            <w:hideMark/>
          </w:tcPr>
          <w:p w14:paraId="70037F56"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9270</w:t>
            </w:r>
          </w:p>
        </w:tc>
        <w:tc>
          <w:tcPr>
            <w:tcW w:w="1280" w:type="dxa"/>
            <w:shd w:val="clear" w:color="auto" w:fill="auto"/>
            <w:noWrap/>
            <w:vAlign w:val="center"/>
            <w:hideMark/>
          </w:tcPr>
          <w:p w14:paraId="5139095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9276</w:t>
            </w:r>
          </w:p>
        </w:tc>
        <w:tc>
          <w:tcPr>
            <w:tcW w:w="1195" w:type="dxa"/>
            <w:shd w:val="clear" w:color="auto" w:fill="auto"/>
            <w:noWrap/>
            <w:vAlign w:val="center"/>
            <w:hideMark/>
          </w:tcPr>
          <w:p w14:paraId="14293032"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-3728.4</w:t>
            </w:r>
          </w:p>
        </w:tc>
        <w:tc>
          <w:tcPr>
            <w:tcW w:w="965" w:type="dxa"/>
            <w:shd w:val="clear" w:color="auto" w:fill="auto"/>
            <w:noWrap/>
            <w:vAlign w:val="center"/>
            <w:hideMark/>
          </w:tcPr>
          <w:p w14:paraId="0B2AA7DD"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25.8%</w:t>
            </w:r>
          </w:p>
        </w:tc>
      </w:tr>
      <w:tr w:rsidR="00D71D9B" w:rsidRPr="005F7DA6" w14:paraId="5868FC6C" w14:textId="77777777" w:rsidTr="00D71D9B">
        <w:trPr>
          <w:trHeight w:val="255"/>
          <w:jc w:val="center"/>
        </w:trPr>
        <w:tc>
          <w:tcPr>
            <w:tcW w:w="1280" w:type="dxa"/>
            <w:vMerge w:val="restart"/>
            <w:shd w:val="clear" w:color="auto" w:fill="auto"/>
            <w:noWrap/>
            <w:vAlign w:val="center"/>
            <w:hideMark/>
          </w:tcPr>
          <w:p w14:paraId="21D3DF91"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w:t>
            </w:r>
          </w:p>
        </w:tc>
        <w:tc>
          <w:tcPr>
            <w:tcW w:w="1280" w:type="dxa"/>
            <w:shd w:val="clear" w:color="auto" w:fill="auto"/>
            <w:noWrap/>
            <w:vAlign w:val="center"/>
            <w:hideMark/>
          </w:tcPr>
          <w:p w14:paraId="583484A2"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9320</w:t>
            </w:r>
          </w:p>
        </w:tc>
        <w:tc>
          <w:tcPr>
            <w:tcW w:w="1280" w:type="dxa"/>
            <w:shd w:val="clear" w:color="auto" w:fill="auto"/>
            <w:noWrap/>
            <w:vAlign w:val="center"/>
            <w:hideMark/>
          </w:tcPr>
          <w:p w14:paraId="71D11536"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9323</w:t>
            </w:r>
          </w:p>
        </w:tc>
        <w:tc>
          <w:tcPr>
            <w:tcW w:w="1195" w:type="dxa"/>
            <w:shd w:val="clear" w:color="auto" w:fill="auto"/>
            <w:noWrap/>
            <w:vAlign w:val="center"/>
            <w:hideMark/>
          </w:tcPr>
          <w:p w14:paraId="7D27BB10"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-201.5</w:t>
            </w:r>
          </w:p>
        </w:tc>
        <w:tc>
          <w:tcPr>
            <w:tcW w:w="965" w:type="dxa"/>
            <w:shd w:val="clear" w:color="auto" w:fill="auto"/>
            <w:noWrap/>
            <w:vAlign w:val="center"/>
            <w:hideMark/>
          </w:tcPr>
          <w:p w14:paraId="78405E27"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1.4%</w:t>
            </w:r>
          </w:p>
        </w:tc>
      </w:tr>
      <w:tr w:rsidR="00D71D9B" w:rsidRPr="005F7DA6" w14:paraId="4066CE6A" w14:textId="77777777" w:rsidTr="00D71D9B">
        <w:trPr>
          <w:trHeight w:val="255"/>
          <w:jc w:val="center"/>
        </w:trPr>
        <w:tc>
          <w:tcPr>
            <w:tcW w:w="1280" w:type="dxa"/>
            <w:vMerge/>
            <w:vAlign w:val="center"/>
            <w:hideMark/>
          </w:tcPr>
          <w:p w14:paraId="4EA8979F"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34CD872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9345</w:t>
            </w:r>
          </w:p>
        </w:tc>
        <w:tc>
          <w:tcPr>
            <w:tcW w:w="1280" w:type="dxa"/>
            <w:shd w:val="clear" w:color="auto" w:fill="auto"/>
            <w:noWrap/>
            <w:vAlign w:val="center"/>
            <w:hideMark/>
          </w:tcPr>
          <w:p w14:paraId="4BC7B013"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9348</w:t>
            </w:r>
          </w:p>
        </w:tc>
        <w:tc>
          <w:tcPr>
            <w:tcW w:w="1195" w:type="dxa"/>
            <w:shd w:val="clear" w:color="auto" w:fill="auto"/>
            <w:noWrap/>
            <w:vAlign w:val="center"/>
            <w:hideMark/>
          </w:tcPr>
          <w:p w14:paraId="46BAA3DD"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-362.8</w:t>
            </w:r>
          </w:p>
        </w:tc>
        <w:tc>
          <w:tcPr>
            <w:tcW w:w="965" w:type="dxa"/>
            <w:shd w:val="clear" w:color="auto" w:fill="auto"/>
            <w:noWrap/>
            <w:vAlign w:val="center"/>
            <w:hideMark/>
          </w:tcPr>
          <w:p w14:paraId="012D42C2"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2.5%</w:t>
            </w:r>
          </w:p>
        </w:tc>
      </w:tr>
      <w:tr w:rsidR="00D71D9B" w:rsidRPr="005F7DA6" w14:paraId="5C5BB358" w14:textId="77777777" w:rsidTr="00D71D9B">
        <w:trPr>
          <w:trHeight w:val="255"/>
          <w:jc w:val="center"/>
        </w:trPr>
        <w:tc>
          <w:tcPr>
            <w:tcW w:w="1280" w:type="dxa"/>
            <w:vMerge/>
            <w:vAlign w:val="center"/>
            <w:hideMark/>
          </w:tcPr>
          <w:p w14:paraId="43098C5B"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605A47D0"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9370</w:t>
            </w:r>
          </w:p>
        </w:tc>
        <w:tc>
          <w:tcPr>
            <w:tcW w:w="1280" w:type="dxa"/>
            <w:shd w:val="clear" w:color="auto" w:fill="auto"/>
            <w:noWrap/>
            <w:vAlign w:val="center"/>
            <w:hideMark/>
          </w:tcPr>
          <w:p w14:paraId="0281DEB8"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9373</w:t>
            </w:r>
          </w:p>
        </w:tc>
        <w:tc>
          <w:tcPr>
            <w:tcW w:w="1195" w:type="dxa"/>
            <w:shd w:val="clear" w:color="auto" w:fill="auto"/>
            <w:noWrap/>
            <w:vAlign w:val="center"/>
            <w:hideMark/>
          </w:tcPr>
          <w:p w14:paraId="4B49D863"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-644.9</w:t>
            </w:r>
          </w:p>
        </w:tc>
        <w:tc>
          <w:tcPr>
            <w:tcW w:w="965" w:type="dxa"/>
            <w:shd w:val="clear" w:color="auto" w:fill="auto"/>
            <w:noWrap/>
            <w:vAlign w:val="center"/>
            <w:hideMark/>
          </w:tcPr>
          <w:p w14:paraId="6AFF39DD"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4.5%</w:t>
            </w:r>
          </w:p>
        </w:tc>
      </w:tr>
      <w:tr w:rsidR="00D71D9B" w:rsidRPr="005F7DA6" w14:paraId="1797C302" w14:textId="77777777" w:rsidTr="00D71D9B">
        <w:trPr>
          <w:trHeight w:val="255"/>
          <w:jc w:val="center"/>
        </w:trPr>
        <w:tc>
          <w:tcPr>
            <w:tcW w:w="1280" w:type="dxa"/>
            <w:vMerge/>
            <w:vAlign w:val="center"/>
            <w:hideMark/>
          </w:tcPr>
          <w:p w14:paraId="44FC0BB6"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145A2FA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9395</w:t>
            </w:r>
          </w:p>
        </w:tc>
        <w:tc>
          <w:tcPr>
            <w:tcW w:w="1280" w:type="dxa"/>
            <w:shd w:val="clear" w:color="auto" w:fill="auto"/>
            <w:noWrap/>
            <w:vAlign w:val="center"/>
            <w:hideMark/>
          </w:tcPr>
          <w:p w14:paraId="62E371D6"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9398</w:t>
            </w:r>
          </w:p>
        </w:tc>
        <w:tc>
          <w:tcPr>
            <w:tcW w:w="1195" w:type="dxa"/>
            <w:shd w:val="clear" w:color="auto" w:fill="auto"/>
            <w:noWrap/>
            <w:vAlign w:val="center"/>
            <w:hideMark/>
          </w:tcPr>
          <w:p w14:paraId="4A92F9D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-725.5</w:t>
            </w:r>
          </w:p>
        </w:tc>
        <w:tc>
          <w:tcPr>
            <w:tcW w:w="965" w:type="dxa"/>
            <w:shd w:val="clear" w:color="auto" w:fill="auto"/>
            <w:noWrap/>
            <w:vAlign w:val="center"/>
            <w:hideMark/>
          </w:tcPr>
          <w:p w14:paraId="03881B9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5.0%</w:t>
            </w:r>
          </w:p>
        </w:tc>
      </w:tr>
      <w:tr w:rsidR="00D71D9B" w:rsidRPr="005F7DA6" w14:paraId="6B34D482" w14:textId="77777777" w:rsidTr="00D71D9B">
        <w:trPr>
          <w:trHeight w:val="255"/>
          <w:jc w:val="center"/>
        </w:trPr>
        <w:tc>
          <w:tcPr>
            <w:tcW w:w="1280" w:type="dxa"/>
            <w:vMerge/>
            <w:vAlign w:val="center"/>
            <w:hideMark/>
          </w:tcPr>
          <w:p w14:paraId="3420D1F5"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6A23809D"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9420</w:t>
            </w:r>
          </w:p>
        </w:tc>
        <w:tc>
          <w:tcPr>
            <w:tcW w:w="1280" w:type="dxa"/>
            <w:shd w:val="clear" w:color="auto" w:fill="auto"/>
            <w:noWrap/>
            <w:vAlign w:val="center"/>
            <w:hideMark/>
          </w:tcPr>
          <w:p w14:paraId="6F09F45A"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9423</w:t>
            </w:r>
          </w:p>
        </w:tc>
        <w:tc>
          <w:tcPr>
            <w:tcW w:w="1195" w:type="dxa"/>
            <w:shd w:val="clear" w:color="auto" w:fill="auto"/>
            <w:noWrap/>
            <w:vAlign w:val="center"/>
            <w:hideMark/>
          </w:tcPr>
          <w:p w14:paraId="6BF0216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-151.2</w:t>
            </w:r>
          </w:p>
        </w:tc>
        <w:tc>
          <w:tcPr>
            <w:tcW w:w="965" w:type="dxa"/>
            <w:shd w:val="clear" w:color="auto" w:fill="auto"/>
            <w:noWrap/>
            <w:vAlign w:val="center"/>
            <w:hideMark/>
          </w:tcPr>
          <w:p w14:paraId="763F0878"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1.0%</w:t>
            </w:r>
          </w:p>
        </w:tc>
      </w:tr>
      <w:tr w:rsidR="00D71D9B" w:rsidRPr="005F7DA6" w14:paraId="408D01EF" w14:textId="77777777" w:rsidTr="00D71D9B">
        <w:trPr>
          <w:trHeight w:val="255"/>
          <w:jc w:val="center"/>
        </w:trPr>
        <w:tc>
          <w:tcPr>
            <w:tcW w:w="1280" w:type="dxa"/>
            <w:vMerge/>
            <w:vAlign w:val="center"/>
            <w:hideMark/>
          </w:tcPr>
          <w:p w14:paraId="64C9753D"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1FA3824C"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9445</w:t>
            </w:r>
          </w:p>
        </w:tc>
        <w:tc>
          <w:tcPr>
            <w:tcW w:w="1280" w:type="dxa"/>
            <w:shd w:val="clear" w:color="auto" w:fill="auto"/>
            <w:noWrap/>
            <w:vAlign w:val="center"/>
            <w:hideMark/>
          </w:tcPr>
          <w:p w14:paraId="5ECA6EF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9448</w:t>
            </w:r>
          </w:p>
        </w:tc>
        <w:tc>
          <w:tcPr>
            <w:tcW w:w="1195" w:type="dxa"/>
            <w:shd w:val="clear" w:color="auto" w:fill="auto"/>
            <w:noWrap/>
            <w:vAlign w:val="center"/>
            <w:hideMark/>
          </w:tcPr>
          <w:p w14:paraId="17107711"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-90.7</w:t>
            </w:r>
          </w:p>
        </w:tc>
        <w:tc>
          <w:tcPr>
            <w:tcW w:w="965" w:type="dxa"/>
            <w:shd w:val="clear" w:color="auto" w:fill="auto"/>
            <w:noWrap/>
            <w:vAlign w:val="center"/>
            <w:hideMark/>
          </w:tcPr>
          <w:p w14:paraId="6DB47F8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0.6%</w:t>
            </w:r>
          </w:p>
        </w:tc>
      </w:tr>
      <w:tr w:rsidR="00D71D9B" w:rsidRPr="005F7DA6" w14:paraId="7C11916A" w14:textId="77777777" w:rsidTr="00D71D9B">
        <w:trPr>
          <w:trHeight w:val="255"/>
          <w:jc w:val="center"/>
        </w:trPr>
        <w:tc>
          <w:tcPr>
            <w:tcW w:w="1280" w:type="dxa"/>
            <w:vMerge/>
            <w:vAlign w:val="center"/>
            <w:hideMark/>
          </w:tcPr>
          <w:p w14:paraId="7C9007F6"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3C8E55EA"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9470</w:t>
            </w:r>
          </w:p>
        </w:tc>
        <w:tc>
          <w:tcPr>
            <w:tcW w:w="1280" w:type="dxa"/>
            <w:shd w:val="clear" w:color="auto" w:fill="auto"/>
            <w:noWrap/>
            <w:vAlign w:val="center"/>
            <w:hideMark/>
          </w:tcPr>
          <w:p w14:paraId="3B82BB10"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9473</w:t>
            </w:r>
          </w:p>
        </w:tc>
        <w:tc>
          <w:tcPr>
            <w:tcW w:w="1195" w:type="dxa"/>
            <w:shd w:val="clear" w:color="auto" w:fill="auto"/>
            <w:noWrap/>
            <w:vAlign w:val="center"/>
            <w:hideMark/>
          </w:tcPr>
          <w:p w14:paraId="214F327A"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-100.8</w:t>
            </w:r>
          </w:p>
        </w:tc>
        <w:tc>
          <w:tcPr>
            <w:tcW w:w="965" w:type="dxa"/>
            <w:shd w:val="clear" w:color="auto" w:fill="auto"/>
            <w:noWrap/>
            <w:vAlign w:val="center"/>
            <w:hideMark/>
          </w:tcPr>
          <w:p w14:paraId="765027B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0.7%</w:t>
            </w:r>
          </w:p>
        </w:tc>
      </w:tr>
      <w:tr w:rsidR="00D71D9B" w:rsidRPr="005F7DA6" w14:paraId="0265A284" w14:textId="77777777" w:rsidTr="00D71D9B">
        <w:trPr>
          <w:trHeight w:val="255"/>
          <w:jc w:val="center"/>
        </w:trPr>
        <w:tc>
          <w:tcPr>
            <w:tcW w:w="1280" w:type="dxa"/>
            <w:vMerge/>
            <w:vAlign w:val="center"/>
            <w:hideMark/>
          </w:tcPr>
          <w:p w14:paraId="49049734"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50297DE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9490</w:t>
            </w:r>
          </w:p>
        </w:tc>
        <w:tc>
          <w:tcPr>
            <w:tcW w:w="1280" w:type="dxa"/>
            <w:shd w:val="clear" w:color="auto" w:fill="auto"/>
            <w:noWrap/>
            <w:vAlign w:val="center"/>
            <w:hideMark/>
          </w:tcPr>
          <w:p w14:paraId="62D0FDB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9493</w:t>
            </w:r>
          </w:p>
        </w:tc>
        <w:tc>
          <w:tcPr>
            <w:tcW w:w="1195" w:type="dxa"/>
            <w:shd w:val="clear" w:color="auto" w:fill="auto"/>
            <w:noWrap/>
            <w:vAlign w:val="center"/>
            <w:hideMark/>
          </w:tcPr>
          <w:p w14:paraId="06A1F853"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-262.0</w:t>
            </w:r>
          </w:p>
        </w:tc>
        <w:tc>
          <w:tcPr>
            <w:tcW w:w="965" w:type="dxa"/>
            <w:shd w:val="clear" w:color="auto" w:fill="auto"/>
            <w:noWrap/>
            <w:vAlign w:val="center"/>
            <w:hideMark/>
          </w:tcPr>
          <w:p w14:paraId="0EC04D64"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1.8%</w:t>
            </w:r>
          </w:p>
        </w:tc>
      </w:tr>
      <w:tr w:rsidR="00D71D9B" w:rsidRPr="005F7DA6" w14:paraId="6DA31CA3" w14:textId="77777777" w:rsidTr="00D71D9B">
        <w:trPr>
          <w:trHeight w:val="255"/>
          <w:jc w:val="center"/>
        </w:trPr>
        <w:tc>
          <w:tcPr>
            <w:tcW w:w="1280" w:type="dxa"/>
            <w:vMerge w:val="restart"/>
            <w:shd w:val="clear" w:color="auto" w:fill="auto"/>
            <w:noWrap/>
            <w:vAlign w:val="center"/>
            <w:hideMark/>
          </w:tcPr>
          <w:p w14:paraId="10184360"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8</w:t>
            </w:r>
          </w:p>
        </w:tc>
        <w:tc>
          <w:tcPr>
            <w:tcW w:w="1280" w:type="dxa"/>
            <w:shd w:val="clear" w:color="auto" w:fill="auto"/>
            <w:noWrap/>
            <w:vAlign w:val="center"/>
            <w:hideMark/>
          </w:tcPr>
          <w:p w14:paraId="0DDD6DC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9545</w:t>
            </w:r>
          </w:p>
        </w:tc>
        <w:tc>
          <w:tcPr>
            <w:tcW w:w="1280" w:type="dxa"/>
            <w:shd w:val="clear" w:color="auto" w:fill="auto"/>
            <w:noWrap/>
            <w:vAlign w:val="center"/>
            <w:hideMark/>
          </w:tcPr>
          <w:p w14:paraId="02CA3D99"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9548</w:t>
            </w:r>
          </w:p>
        </w:tc>
        <w:tc>
          <w:tcPr>
            <w:tcW w:w="1195" w:type="dxa"/>
            <w:shd w:val="clear" w:color="auto" w:fill="auto"/>
            <w:noWrap/>
            <w:vAlign w:val="center"/>
            <w:hideMark/>
          </w:tcPr>
          <w:p w14:paraId="23A9CE2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-100.8</w:t>
            </w:r>
          </w:p>
        </w:tc>
        <w:tc>
          <w:tcPr>
            <w:tcW w:w="965" w:type="dxa"/>
            <w:shd w:val="clear" w:color="auto" w:fill="auto"/>
            <w:noWrap/>
            <w:vAlign w:val="center"/>
            <w:hideMark/>
          </w:tcPr>
          <w:p w14:paraId="44578C03"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0.7%</w:t>
            </w:r>
          </w:p>
        </w:tc>
      </w:tr>
      <w:tr w:rsidR="00D71D9B" w:rsidRPr="005F7DA6" w14:paraId="119FFCE6" w14:textId="77777777" w:rsidTr="00D71D9B">
        <w:trPr>
          <w:trHeight w:val="255"/>
          <w:jc w:val="center"/>
        </w:trPr>
        <w:tc>
          <w:tcPr>
            <w:tcW w:w="1280" w:type="dxa"/>
            <w:vMerge/>
            <w:vAlign w:val="center"/>
            <w:hideMark/>
          </w:tcPr>
          <w:p w14:paraId="258E9958"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6A9D8FD2"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9570</w:t>
            </w:r>
          </w:p>
        </w:tc>
        <w:tc>
          <w:tcPr>
            <w:tcW w:w="1280" w:type="dxa"/>
            <w:shd w:val="clear" w:color="auto" w:fill="auto"/>
            <w:noWrap/>
            <w:vAlign w:val="center"/>
            <w:hideMark/>
          </w:tcPr>
          <w:p w14:paraId="39A356BD"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9573</w:t>
            </w:r>
          </w:p>
        </w:tc>
        <w:tc>
          <w:tcPr>
            <w:tcW w:w="1195" w:type="dxa"/>
            <w:shd w:val="clear" w:color="auto" w:fill="auto"/>
            <w:noWrap/>
            <w:vAlign w:val="center"/>
            <w:hideMark/>
          </w:tcPr>
          <w:p w14:paraId="4A43564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-100.8</w:t>
            </w:r>
          </w:p>
        </w:tc>
        <w:tc>
          <w:tcPr>
            <w:tcW w:w="965" w:type="dxa"/>
            <w:shd w:val="clear" w:color="auto" w:fill="auto"/>
            <w:noWrap/>
            <w:vAlign w:val="center"/>
            <w:hideMark/>
          </w:tcPr>
          <w:p w14:paraId="14516518"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0.7%</w:t>
            </w:r>
          </w:p>
        </w:tc>
      </w:tr>
      <w:tr w:rsidR="00D71D9B" w:rsidRPr="005F7DA6" w14:paraId="58D26182" w14:textId="77777777" w:rsidTr="00D71D9B">
        <w:trPr>
          <w:trHeight w:val="255"/>
          <w:jc w:val="center"/>
        </w:trPr>
        <w:tc>
          <w:tcPr>
            <w:tcW w:w="1280" w:type="dxa"/>
            <w:vMerge/>
            <w:vAlign w:val="center"/>
            <w:hideMark/>
          </w:tcPr>
          <w:p w14:paraId="41B5B95A"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73949B91"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9595</w:t>
            </w:r>
          </w:p>
        </w:tc>
        <w:tc>
          <w:tcPr>
            <w:tcW w:w="1280" w:type="dxa"/>
            <w:shd w:val="clear" w:color="auto" w:fill="auto"/>
            <w:noWrap/>
            <w:vAlign w:val="center"/>
            <w:hideMark/>
          </w:tcPr>
          <w:p w14:paraId="2720FCC4"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9598</w:t>
            </w:r>
          </w:p>
        </w:tc>
        <w:tc>
          <w:tcPr>
            <w:tcW w:w="1195" w:type="dxa"/>
            <w:shd w:val="clear" w:color="auto" w:fill="auto"/>
            <w:noWrap/>
            <w:vAlign w:val="center"/>
            <w:hideMark/>
          </w:tcPr>
          <w:p w14:paraId="378DC50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-80.6</w:t>
            </w:r>
          </w:p>
        </w:tc>
        <w:tc>
          <w:tcPr>
            <w:tcW w:w="965" w:type="dxa"/>
            <w:shd w:val="clear" w:color="auto" w:fill="auto"/>
            <w:noWrap/>
            <w:vAlign w:val="center"/>
            <w:hideMark/>
          </w:tcPr>
          <w:p w14:paraId="54CD08A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0.6%</w:t>
            </w:r>
          </w:p>
        </w:tc>
      </w:tr>
      <w:tr w:rsidR="00D71D9B" w:rsidRPr="005F7DA6" w14:paraId="5247F857" w14:textId="77777777" w:rsidTr="00D71D9B">
        <w:trPr>
          <w:trHeight w:val="255"/>
          <w:jc w:val="center"/>
        </w:trPr>
        <w:tc>
          <w:tcPr>
            <w:tcW w:w="1280" w:type="dxa"/>
            <w:vMerge/>
            <w:vAlign w:val="center"/>
            <w:hideMark/>
          </w:tcPr>
          <w:p w14:paraId="19F3ACD1"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343999A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9620</w:t>
            </w:r>
          </w:p>
        </w:tc>
        <w:tc>
          <w:tcPr>
            <w:tcW w:w="1280" w:type="dxa"/>
            <w:shd w:val="clear" w:color="auto" w:fill="auto"/>
            <w:noWrap/>
            <w:vAlign w:val="center"/>
            <w:hideMark/>
          </w:tcPr>
          <w:p w14:paraId="20C97431"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9623</w:t>
            </w:r>
          </w:p>
        </w:tc>
        <w:tc>
          <w:tcPr>
            <w:tcW w:w="1195" w:type="dxa"/>
            <w:shd w:val="clear" w:color="auto" w:fill="auto"/>
            <w:noWrap/>
            <w:vAlign w:val="center"/>
            <w:hideMark/>
          </w:tcPr>
          <w:p w14:paraId="6B7B3651"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-201.5</w:t>
            </w:r>
          </w:p>
        </w:tc>
        <w:tc>
          <w:tcPr>
            <w:tcW w:w="965" w:type="dxa"/>
            <w:shd w:val="clear" w:color="auto" w:fill="auto"/>
            <w:noWrap/>
            <w:vAlign w:val="center"/>
            <w:hideMark/>
          </w:tcPr>
          <w:p w14:paraId="70DFBC4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1.4%</w:t>
            </w:r>
          </w:p>
        </w:tc>
      </w:tr>
      <w:tr w:rsidR="00D71D9B" w:rsidRPr="005F7DA6" w14:paraId="399922FC" w14:textId="77777777" w:rsidTr="00D71D9B">
        <w:trPr>
          <w:trHeight w:val="255"/>
          <w:jc w:val="center"/>
        </w:trPr>
        <w:tc>
          <w:tcPr>
            <w:tcW w:w="1280" w:type="dxa"/>
            <w:vMerge/>
            <w:vAlign w:val="center"/>
            <w:hideMark/>
          </w:tcPr>
          <w:p w14:paraId="2E0F1320"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135D6D39"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9645</w:t>
            </w:r>
          </w:p>
        </w:tc>
        <w:tc>
          <w:tcPr>
            <w:tcW w:w="1280" w:type="dxa"/>
            <w:shd w:val="clear" w:color="auto" w:fill="auto"/>
            <w:noWrap/>
            <w:vAlign w:val="center"/>
            <w:hideMark/>
          </w:tcPr>
          <w:p w14:paraId="0233D8D6"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9648</w:t>
            </w:r>
          </w:p>
        </w:tc>
        <w:tc>
          <w:tcPr>
            <w:tcW w:w="1195" w:type="dxa"/>
            <w:shd w:val="clear" w:color="auto" w:fill="auto"/>
            <w:noWrap/>
            <w:vAlign w:val="center"/>
            <w:hideMark/>
          </w:tcPr>
          <w:p w14:paraId="1A1234E7"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-1410.7</w:t>
            </w:r>
          </w:p>
        </w:tc>
        <w:tc>
          <w:tcPr>
            <w:tcW w:w="965" w:type="dxa"/>
            <w:shd w:val="clear" w:color="auto" w:fill="auto"/>
            <w:noWrap/>
            <w:vAlign w:val="center"/>
            <w:hideMark/>
          </w:tcPr>
          <w:p w14:paraId="47844D5F"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9.8%</w:t>
            </w:r>
          </w:p>
        </w:tc>
      </w:tr>
      <w:tr w:rsidR="00D71D9B" w:rsidRPr="005F7DA6" w14:paraId="513D5080" w14:textId="77777777" w:rsidTr="00D71D9B">
        <w:trPr>
          <w:trHeight w:val="255"/>
          <w:jc w:val="center"/>
        </w:trPr>
        <w:tc>
          <w:tcPr>
            <w:tcW w:w="1280" w:type="dxa"/>
            <w:vMerge/>
            <w:vAlign w:val="center"/>
            <w:hideMark/>
          </w:tcPr>
          <w:p w14:paraId="42DFDF7C"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218D6BE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9670</w:t>
            </w:r>
          </w:p>
        </w:tc>
        <w:tc>
          <w:tcPr>
            <w:tcW w:w="1280" w:type="dxa"/>
            <w:shd w:val="clear" w:color="auto" w:fill="auto"/>
            <w:noWrap/>
            <w:vAlign w:val="center"/>
            <w:hideMark/>
          </w:tcPr>
          <w:p w14:paraId="4970ED7C"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9673</w:t>
            </w:r>
          </w:p>
        </w:tc>
        <w:tc>
          <w:tcPr>
            <w:tcW w:w="1195" w:type="dxa"/>
            <w:shd w:val="clear" w:color="auto" w:fill="auto"/>
            <w:noWrap/>
            <w:vAlign w:val="center"/>
            <w:hideMark/>
          </w:tcPr>
          <w:p w14:paraId="0C5377D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-1007.7</w:t>
            </w:r>
          </w:p>
        </w:tc>
        <w:tc>
          <w:tcPr>
            <w:tcW w:w="965" w:type="dxa"/>
            <w:shd w:val="clear" w:color="auto" w:fill="auto"/>
            <w:noWrap/>
            <w:vAlign w:val="center"/>
            <w:hideMark/>
          </w:tcPr>
          <w:p w14:paraId="7929BCCF"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7.0%</w:t>
            </w:r>
          </w:p>
        </w:tc>
      </w:tr>
      <w:tr w:rsidR="00D71D9B" w:rsidRPr="005F7DA6" w14:paraId="3D2A5640" w14:textId="77777777" w:rsidTr="00D71D9B">
        <w:trPr>
          <w:trHeight w:val="255"/>
          <w:jc w:val="center"/>
        </w:trPr>
        <w:tc>
          <w:tcPr>
            <w:tcW w:w="1280" w:type="dxa"/>
            <w:vMerge/>
            <w:vAlign w:val="center"/>
            <w:hideMark/>
          </w:tcPr>
          <w:p w14:paraId="38462FB8"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77A16AED"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9695</w:t>
            </w:r>
          </w:p>
        </w:tc>
        <w:tc>
          <w:tcPr>
            <w:tcW w:w="1280" w:type="dxa"/>
            <w:shd w:val="clear" w:color="auto" w:fill="auto"/>
            <w:noWrap/>
            <w:vAlign w:val="center"/>
            <w:hideMark/>
          </w:tcPr>
          <w:p w14:paraId="068FF213"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9698</w:t>
            </w:r>
          </w:p>
        </w:tc>
        <w:tc>
          <w:tcPr>
            <w:tcW w:w="1195" w:type="dxa"/>
            <w:shd w:val="clear" w:color="auto" w:fill="auto"/>
            <w:noWrap/>
            <w:vAlign w:val="center"/>
            <w:hideMark/>
          </w:tcPr>
          <w:p w14:paraId="5B466CA3"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-443.4</w:t>
            </w:r>
          </w:p>
        </w:tc>
        <w:tc>
          <w:tcPr>
            <w:tcW w:w="965" w:type="dxa"/>
            <w:shd w:val="clear" w:color="auto" w:fill="auto"/>
            <w:noWrap/>
            <w:vAlign w:val="center"/>
            <w:hideMark/>
          </w:tcPr>
          <w:p w14:paraId="37C289B9"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3.1%</w:t>
            </w:r>
          </w:p>
        </w:tc>
      </w:tr>
      <w:tr w:rsidR="00D71D9B" w:rsidRPr="005F7DA6" w14:paraId="50CC3D95" w14:textId="77777777" w:rsidTr="00D71D9B">
        <w:trPr>
          <w:trHeight w:val="255"/>
          <w:jc w:val="center"/>
        </w:trPr>
        <w:tc>
          <w:tcPr>
            <w:tcW w:w="1280" w:type="dxa"/>
            <w:vMerge/>
            <w:vAlign w:val="center"/>
            <w:hideMark/>
          </w:tcPr>
          <w:p w14:paraId="1C3B9923"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356E9CEC"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9720</w:t>
            </w:r>
          </w:p>
        </w:tc>
        <w:tc>
          <w:tcPr>
            <w:tcW w:w="1280" w:type="dxa"/>
            <w:shd w:val="clear" w:color="auto" w:fill="auto"/>
            <w:noWrap/>
            <w:vAlign w:val="center"/>
            <w:hideMark/>
          </w:tcPr>
          <w:p w14:paraId="6F86CEF7"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9723</w:t>
            </w:r>
          </w:p>
        </w:tc>
        <w:tc>
          <w:tcPr>
            <w:tcW w:w="1195" w:type="dxa"/>
            <w:shd w:val="clear" w:color="auto" w:fill="auto"/>
            <w:noWrap/>
            <w:vAlign w:val="center"/>
            <w:hideMark/>
          </w:tcPr>
          <w:p w14:paraId="21BED3A4"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-423.2</w:t>
            </w:r>
          </w:p>
        </w:tc>
        <w:tc>
          <w:tcPr>
            <w:tcW w:w="965" w:type="dxa"/>
            <w:shd w:val="clear" w:color="auto" w:fill="auto"/>
            <w:noWrap/>
            <w:vAlign w:val="center"/>
            <w:hideMark/>
          </w:tcPr>
          <w:p w14:paraId="30CA0270"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2.9%</w:t>
            </w:r>
          </w:p>
        </w:tc>
      </w:tr>
      <w:tr w:rsidR="00D71D9B" w:rsidRPr="005F7DA6" w14:paraId="309EC1A4" w14:textId="77777777" w:rsidTr="00D71D9B">
        <w:trPr>
          <w:trHeight w:val="255"/>
          <w:jc w:val="center"/>
        </w:trPr>
        <w:tc>
          <w:tcPr>
            <w:tcW w:w="1280" w:type="dxa"/>
            <w:vMerge w:val="restart"/>
            <w:shd w:val="clear" w:color="auto" w:fill="auto"/>
            <w:noWrap/>
            <w:vAlign w:val="center"/>
            <w:hideMark/>
          </w:tcPr>
          <w:p w14:paraId="46634E20"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7</w:t>
            </w:r>
          </w:p>
        </w:tc>
        <w:tc>
          <w:tcPr>
            <w:tcW w:w="1280" w:type="dxa"/>
            <w:shd w:val="clear" w:color="auto" w:fill="auto"/>
            <w:noWrap/>
            <w:vAlign w:val="center"/>
            <w:hideMark/>
          </w:tcPr>
          <w:p w14:paraId="6AB90906"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9798</w:t>
            </w:r>
          </w:p>
        </w:tc>
        <w:tc>
          <w:tcPr>
            <w:tcW w:w="1280" w:type="dxa"/>
            <w:shd w:val="clear" w:color="auto" w:fill="auto"/>
            <w:noWrap/>
            <w:vAlign w:val="center"/>
            <w:hideMark/>
          </w:tcPr>
          <w:p w14:paraId="579C1E7E"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9801</w:t>
            </w:r>
          </w:p>
        </w:tc>
        <w:tc>
          <w:tcPr>
            <w:tcW w:w="1195" w:type="dxa"/>
            <w:shd w:val="clear" w:color="auto" w:fill="auto"/>
            <w:noWrap/>
            <w:vAlign w:val="center"/>
            <w:hideMark/>
          </w:tcPr>
          <w:p w14:paraId="1B4AB68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c>
          <w:tcPr>
            <w:tcW w:w="965" w:type="dxa"/>
            <w:shd w:val="clear" w:color="auto" w:fill="auto"/>
            <w:noWrap/>
            <w:vAlign w:val="center"/>
            <w:hideMark/>
          </w:tcPr>
          <w:p w14:paraId="1C48D1A1"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r>
      <w:tr w:rsidR="00D71D9B" w:rsidRPr="005F7DA6" w14:paraId="502A51C2" w14:textId="77777777" w:rsidTr="00D71D9B">
        <w:trPr>
          <w:trHeight w:val="255"/>
          <w:jc w:val="center"/>
        </w:trPr>
        <w:tc>
          <w:tcPr>
            <w:tcW w:w="1280" w:type="dxa"/>
            <w:vMerge/>
            <w:vAlign w:val="center"/>
            <w:hideMark/>
          </w:tcPr>
          <w:p w14:paraId="5577743D"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62B322D2"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9850</w:t>
            </w:r>
          </w:p>
        </w:tc>
        <w:tc>
          <w:tcPr>
            <w:tcW w:w="1280" w:type="dxa"/>
            <w:shd w:val="clear" w:color="auto" w:fill="auto"/>
            <w:noWrap/>
            <w:vAlign w:val="center"/>
            <w:hideMark/>
          </w:tcPr>
          <w:p w14:paraId="0D4BCA41"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9853</w:t>
            </w:r>
          </w:p>
        </w:tc>
        <w:tc>
          <w:tcPr>
            <w:tcW w:w="1195" w:type="dxa"/>
            <w:shd w:val="clear" w:color="auto" w:fill="auto"/>
            <w:noWrap/>
            <w:vAlign w:val="center"/>
            <w:hideMark/>
          </w:tcPr>
          <w:p w14:paraId="2F9ACBAC"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c>
          <w:tcPr>
            <w:tcW w:w="965" w:type="dxa"/>
            <w:shd w:val="clear" w:color="auto" w:fill="auto"/>
            <w:noWrap/>
            <w:vAlign w:val="center"/>
            <w:hideMark/>
          </w:tcPr>
          <w:p w14:paraId="608457D4"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r>
      <w:tr w:rsidR="00D71D9B" w:rsidRPr="005F7DA6" w14:paraId="7F0AEC34" w14:textId="77777777" w:rsidTr="00D71D9B">
        <w:trPr>
          <w:trHeight w:val="255"/>
          <w:jc w:val="center"/>
        </w:trPr>
        <w:tc>
          <w:tcPr>
            <w:tcW w:w="1280" w:type="dxa"/>
            <w:vMerge/>
            <w:vAlign w:val="center"/>
            <w:hideMark/>
          </w:tcPr>
          <w:p w14:paraId="028F4EFB"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4ED59BF2"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9898</w:t>
            </w:r>
          </w:p>
        </w:tc>
        <w:tc>
          <w:tcPr>
            <w:tcW w:w="1280" w:type="dxa"/>
            <w:shd w:val="clear" w:color="auto" w:fill="auto"/>
            <w:noWrap/>
            <w:vAlign w:val="center"/>
            <w:hideMark/>
          </w:tcPr>
          <w:p w14:paraId="73CC658F"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9901</w:t>
            </w:r>
          </w:p>
        </w:tc>
        <w:tc>
          <w:tcPr>
            <w:tcW w:w="1195" w:type="dxa"/>
            <w:shd w:val="clear" w:color="auto" w:fill="auto"/>
            <w:noWrap/>
            <w:vAlign w:val="center"/>
            <w:hideMark/>
          </w:tcPr>
          <w:p w14:paraId="03611D3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c>
          <w:tcPr>
            <w:tcW w:w="965" w:type="dxa"/>
            <w:shd w:val="clear" w:color="auto" w:fill="auto"/>
            <w:noWrap/>
            <w:vAlign w:val="center"/>
            <w:hideMark/>
          </w:tcPr>
          <w:p w14:paraId="3FAA3047"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r>
      <w:tr w:rsidR="00D71D9B" w:rsidRPr="005F7DA6" w14:paraId="42C54548" w14:textId="77777777" w:rsidTr="00D71D9B">
        <w:trPr>
          <w:trHeight w:val="255"/>
          <w:jc w:val="center"/>
        </w:trPr>
        <w:tc>
          <w:tcPr>
            <w:tcW w:w="1280" w:type="dxa"/>
            <w:vMerge w:val="restart"/>
            <w:shd w:val="clear" w:color="auto" w:fill="auto"/>
            <w:noWrap/>
            <w:vAlign w:val="center"/>
            <w:hideMark/>
          </w:tcPr>
          <w:p w14:paraId="611493FB"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6</w:t>
            </w:r>
          </w:p>
        </w:tc>
        <w:tc>
          <w:tcPr>
            <w:tcW w:w="1280" w:type="dxa"/>
            <w:shd w:val="clear" w:color="auto" w:fill="auto"/>
            <w:noWrap/>
            <w:vAlign w:val="center"/>
            <w:hideMark/>
          </w:tcPr>
          <w:p w14:paraId="6D7DDF38"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9959</w:t>
            </w:r>
          </w:p>
        </w:tc>
        <w:tc>
          <w:tcPr>
            <w:tcW w:w="1280" w:type="dxa"/>
            <w:shd w:val="clear" w:color="auto" w:fill="auto"/>
            <w:noWrap/>
            <w:vAlign w:val="center"/>
            <w:hideMark/>
          </w:tcPr>
          <w:p w14:paraId="10E95BC9"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9962</w:t>
            </w:r>
          </w:p>
        </w:tc>
        <w:tc>
          <w:tcPr>
            <w:tcW w:w="1195" w:type="dxa"/>
            <w:shd w:val="clear" w:color="auto" w:fill="auto"/>
            <w:noWrap/>
            <w:vAlign w:val="center"/>
            <w:hideMark/>
          </w:tcPr>
          <w:p w14:paraId="6372EBFC"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c>
          <w:tcPr>
            <w:tcW w:w="965" w:type="dxa"/>
            <w:shd w:val="clear" w:color="auto" w:fill="auto"/>
            <w:noWrap/>
            <w:vAlign w:val="center"/>
            <w:hideMark/>
          </w:tcPr>
          <w:p w14:paraId="4AD404B4"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r>
      <w:tr w:rsidR="00D71D9B" w:rsidRPr="005F7DA6" w14:paraId="023A3535" w14:textId="77777777" w:rsidTr="00D71D9B">
        <w:trPr>
          <w:trHeight w:val="255"/>
          <w:jc w:val="center"/>
        </w:trPr>
        <w:tc>
          <w:tcPr>
            <w:tcW w:w="1280" w:type="dxa"/>
            <w:vMerge/>
            <w:vAlign w:val="center"/>
            <w:hideMark/>
          </w:tcPr>
          <w:p w14:paraId="24FFB778" w14:textId="77777777" w:rsidR="00D71D9B" w:rsidRPr="005F7DA6" w:rsidRDefault="00D71D9B" w:rsidP="005F7DA6">
            <w:pPr>
              <w:spacing w:line="240" w:lineRule="auto"/>
              <w:rPr>
                <w:rFonts w:eastAsia="Times New Roman" w:cs="Calibri"/>
                <w:color w:val="000000" w:themeColor="text1"/>
                <w:sz w:val="22"/>
              </w:rPr>
            </w:pPr>
          </w:p>
        </w:tc>
        <w:tc>
          <w:tcPr>
            <w:tcW w:w="1280" w:type="dxa"/>
            <w:shd w:val="clear" w:color="auto" w:fill="auto"/>
            <w:noWrap/>
            <w:vAlign w:val="center"/>
            <w:hideMark/>
          </w:tcPr>
          <w:p w14:paraId="012E480C"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9970</w:t>
            </w:r>
          </w:p>
        </w:tc>
        <w:tc>
          <w:tcPr>
            <w:tcW w:w="1280" w:type="dxa"/>
            <w:shd w:val="clear" w:color="auto" w:fill="auto"/>
            <w:noWrap/>
            <w:vAlign w:val="center"/>
            <w:hideMark/>
          </w:tcPr>
          <w:p w14:paraId="678E927A"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9976</w:t>
            </w:r>
          </w:p>
        </w:tc>
        <w:tc>
          <w:tcPr>
            <w:tcW w:w="1195" w:type="dxa"/>
            <w:shd w:val="clear" w:color="auto" w:fill="auto"/>
            <w:noWrap/>
            <w:vAlign w:val="center"/>
            <w:hideMark/>
          </w:tcPr>
          <w:p w14:paraId="6396534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c>
          <w:tcPr>
            <w:tcW w:w="965" w:type="dxa"/>
            <w:shd w:val="clear" w:color="auto" w:fill="auto"/>
            <w:noWrap/>
            <w:vAlign w:val="center"/>
            <w:hideMark/>
          </w:tcPr>
          <w:p w14:paraId="19057A86"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0.0%</w:t>
            </w:r>
          </w:p>
        </w:tc>
      </w:tr>
      <w:tr w:rsidR="00D71D9B" w:rsidRPr="005F7DA6" w14:paraId="144F3C2A" w14:textId="77777777" w:rsidTr="00D71D9B">
        <w:trPr>
          <w:trHeight w:val="255"/>
          <w:jc w:val="center"/>
        </w:trPr>
        <w:tc>
          <w:tcPr>
            <w:tcW w:w="1280" w:type="dxa"/>
            <w:shd w:val="clear" w:color="auto" w:fill="auto"/>
            <w:noWrap/>
            <w:vAlign w:val="center"/>
            <w:hideMark/>
          </w:tcPr>
          <w:p w14:paraId="0E17F38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5</w:t>
            </w:r>
          </w:p>
        </w:tc>
        <w:tc>
          <w:tcPr>
            <w:tcW w:w="1280" w:type="dxa"/>
            <w:shd w:val="clear" w:color="auto" w:fill="auto"/>
            <w:noWrap/>
            <w:vAlign w:val="center"/>
            <w:hideMark/>
          </w:tcPr>
          <w:p w14:paraId="47E5F0D0"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10020</w:t>
            </w:r>
          </w:p>
        </w:tc>
        <w:tc>
          <w:tcPr>
            <w:tcW w:w="1280" w:type="dxa"/>
            <w:shd w:val="clear" w:color="auto" w:fill="auto"/>
            <w:noWrap/>
            <w:vAlign w:val="center"/>
            <w:hideMark/>
          </w:tcPr>
          <w:p w14:paraId="5B542E95"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10026</w:t>
            </w:r>
          </w:p>
        </w:tc>
        <w:tc>
          <w:tcPr>
            <w:tcW w:w="1195" w:type="dxa"/>
            <w:shd w:val="clear" w:color="auto" w:fill="auto"/>
            <w:noWrap/>
            <w:vAlign w:val="center"/>
            <w:hideMark/>
          </w:tcPr>
          <w:p w14:paraId="478BEDDC"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-604.2</w:t>
            </w:r>
          </w:p>
        </w:tc>
        <w:tc>
          <w:tcPr>
            <w:tcW w:w="965" w:type="dxa"/>
            <w:shd w:val="clear" w:color="auto" w:fill="auto"/>
            <w:noWrap/>
            <w:vAlign w:val="center"/>
            <w:hideMark/>
          </w:tcPr>
          <w:p w14:paraId="5E30E1B1" w14:textId="77777777" w:rsidR="00D71D9B" w:rsidRPr="005F7DA6" w:rsidRDefault="00D71D9B" w:rsidP="005F7DA6">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4.2%</w:t>
            </w:r>
          </w:p>
        </w:tc>
      </w:tr>
      <w:tr w:rsidR="00D71D9B" w:rsidRPr="005F7DA6" w14:paraId="48A6A994" w14:textId="77777777" w:rsidTr="0013385A">
        <w:trPr>
          <w:trHeight w:val="255"/>
          <w:jc w:val="center"/>
        </w:trPr>
        <w:tc>
          <w:tcPr>
            <w:tcW w:w="1280" w:type="dxa"/>
            <w:shd w:val="clear" w:color="auto" w:fill="auto"/>
            <w:noWrap/>
            <w:vAlign w:val="center"/>
          </w:tcPr>
          <w:p w14:paraId="24FDBB63" w14:textId="4B6CE016" w:rsidR="00D71D9B" w:rsidRPr="005F7DA6" w:rsidRDefault="00D71D9B" w:rsidP="00D71D9B">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4-3R</w:t>
            </w:r>
          </w:p>
        </w:tc>
        <w:tc>
          <w:tcPr>
            <w:tcW w:w="2560" w:type="dxa"/>
            <w:gridSpan w:val="2"/>
            <w:shd w:val="clear" w:color="auto" w:fill="auto"/>
            <w:noWrap/>
            <w:vAlign w:val="center"/>
          </w:tcPr>
          <w:p w14:paraId="6F95A362" w14:textId="22CEF1AC" w:rsidR="00D71D9B" w:rsidRPr="005F7DA6" w:rsidRDefault="00D71D9B" w:rsidP="00D71D9B">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below 10026</w:t>
            </w:r>
          </w:p>
        </w:tc>
        <w:tc>
          <w:tcPr>
            <w:tcW w:w="1195" w:type="dxa"/>
            <w:shd w:val="clear" w:color="auto" w:fill="auto"/>
            <w:noWrap/>
            <w:vAlign w:val="center"/>
          </w:tcPr>
          <w:p w14:paraId="5AA9CA8E" w14:textId="2CA55D18" w:rsidR="00D71D9B" w:rsidRPr="005F7DA6" w:rsidRDefault="00D71D9B" w:rsidP="00D71D9B">
            <w:pPr>
              <w:spacing w:line="240" w:lineRule="auto"/>
              <w:jc w:val="center"/>
              <w:rPr>
                <w:rFonts w:eastAsia="Times New Roman" w:cs="Calibri"/>
                <w:color w:val="000000" w:themeColor="text1"/>
                <w:sz w:val="22"/>
              </w:rPr>
            </w:pPr>
            <w:r w:rsidRPr="005F7DA6">
              <w:rPr>
                <w:rFonts w:eastAsia="Times New Roman" w:cs="Calibri"/>
                <w:color w:val="000000" w:themeColor="text1"/>
                <w:sz w:val="22"/>
              </w:rPr>
              <w:t>-3825.7</w:t>
            </w:r>
          </w:p>
        </w:tc>
        <w:tc>
          <w:tcPr>
            <w:tcW w:w="965" w:type="dxa"/>
            <w:shd w:val="clear" w:color="auto" w:fill="auto"/>
            <w:noWrap/>
            <w:vAlign w:val="center"/>
          </w:tcPr>
          <w:p w14:paraId="3ECC8F6A" w14:textId="1C730CB8" w:rsidR="00D71D9B" w:rsidRPr="005F7DA6" w:rsidRDefault="00D71D9B" w:rsidP="00D71D9B">
            <w:pPr>
              <w:spacing w:line="240" w:lineRule="auto"/>
              <w:jc w:val="center"/>
              <w:rPr>
                <w:rFonts w:eastAsia="Times New Roman" w:cs="Calibri"/>
                <w:color w:val="000000" w:themeColor="text1"/>
                <w:sz w:val="22"/>
              </w:rPr>
            </w:pPr>
            <w:r>
              <w:rPr>
                <w:rFonts w:eastAsia="Times New Roman" w:cs="Calibri"/>
                <w:color w:val="000000" w:themeColor="text1"/>
                <w:sz w:val="22"/>
              </w:rPr>
              <w:t>26.4</w:t>
            </w:r>
          </w:p>
        </w:tc>
      </w:tr>
      <w:tr w:rsidR="00D71D9B" w:rsidRPr="00D71D9B" w14:paraId="0AA69171" w14:textId="77777777" w:rsidTr="00D71D9B">
        <w:trPr>
          <w:trHeight w:val="255"/>
          <w:jc w:val="center"/>
        </w:trPr>
        <w:tc>
          <w:tcPr>
            <w:tcW w:w="3840" w:type="dxa"/>
            <w:gridSpan w:val="3"/>
            <w:shd w:val="clear" w:color="auto" w:fill="auto"/>
            <w:noWrap/>
            <w:vAlign w:val="center"/>
            <w:hideMark/>
          </w:tcPr>
          <w:p w14:paraId="3C26F5D2" w14:textId="77777777" w:rsidR="00D71D9B" w:rsidRPr="005F7DA6" w:rsidRDefault="00D71D9B" w:rsidP="005F7DA6">
            <w:pPr>
              <w:spacing w:line="240" w:lineRule="auto"/>
              <w:jc w:val="center"/>
              <w:rPr>
                <w:rFonts w:eastAsia="Times New Roman" w:cs="Calibri"/>
                <w:b/>
                <w:bCs/>
                <w:color w:val="000000" w:themeColor="text1"/>
                <w:sz w:val="22"/>
              </w:rPr>
            </w:pPr>
            <w:r w:rsidRPr="005F7DA6">
              <w:rPr>
                <w:rFonts w:eastAsia="Times New Roman" w:cs="Calibri"/>
                <w:b/>
                <w:bCs/>
                <w:color w:val="000000" w:themeColor="text1"/>
                <w:sz w:val="22"/>
              </w:rPr>
              <w:t>Totals</w:t>
            </w:r>
          </w:p>
        </w:tc>
        <w:tc>
          <w:tcPr>
            <w:tcW w:w="1195" w:type="dxa"/>
            <w:shd w:val="clear" w:color="auto" w:fill="auto"/>
            <w:noWrap/>
            <w:vAlign w:val="center"/>
            <w:hideMark/>
          </w:tcPr>
          <w:p w14:paraId="3DB15860" w14:textId="77777777" w:rsidR="00D71D9B" w:rsidRPr="005F7DA6" w:rsidRDefault="00D71D9B" w:rsidP="005F7DA6">
            <w:pPr>
              <w:spacing w:line="240" w:lineRule="auto"/>
              <w:jc w:val="center"/>
              <w:rPr>
                <w:rFonts w:eastAsia="Times New Roman" w:cs="Calibri"/>
                <w:b/>
                <w:bCs/>
                <w:color w:val="000000" w:themeColor="text1"/>
                <w:sz w:val="22"/>
              </w:rPr>
            </w:pPr>
            <w:r w:rsidRPr="005F7DA6">
              <w:rPr>
                <w:rFonts w:eastAsia="Times New Roman" w:cs="Calibri"/>
                <w:b/>
                <w:bCs/>
                <w:color w:val="000000" w:themeColor="text1"/>
                <w:sz w:val="22"/>
              </w:rPr>
              <w:t>-14466.4</w:t>
            </w:r>
          </w:p>
        </w:tc>
        <w:tc>
          <w:tcPr>
            <w:tcW w:w="965" w:type="dxa"/>
            <w:shd w:val="clear" w:color="auto" w:fill="auto"/>
            <w:noWrap/>
            <w:vAlign w:val="center"/>
            <w:hideMark/>
          </w:tcPr>
          <w:p w14:paraId="5798219B" w14:textId="77777777" w:rsidR="00D71D9B" w:rsidRPr="005F7DA6" w:rsidRDefault="00D71D9B" w:rsidP="005F7DA6">
            <w:pPr>
              <w:spacing w:line="240" w:lineRule="auto"/>
              <w:jc w:val="center"/>
              <w:rPr>
                <w:rFonts w:eastAsia="Times New Roman" w:cs="Calibri"/>
                <w:b/>
                <w:bCs/>
                <w:color w:val="000000" w:themeColor="text1"/>
                <w:sz w:val="22"/>
              </w:rPr>
            </w:pPr>
            <w:r w:rsidRPr="005F7DA6">
              <w:rPr>
                <w:rFonts w:eastAsia="Times New Roman" w:cs="Calibri"/>
                <w:b/>
                <w:bCs/>
                <w:color w:val="000000" w:themeColor="text1"/>
                <w:sz w:val="22"/>
              </w:rPr>
              <w:t>100.0%</w:t>
            </w:r>
          </w:p>
        </w:tc>
      </w:tr>
    </w:tbl>
    <w:p w14:paraId="6A818587" w14:textId="0E153DC5" w:rsidR="005F7DA6" w:rsidRDefault="00D71D9B" w:rsidP="005F7DA6">
      <w:pPr>
        <w:jc w:val="both"/>
        <w:rPr>
          <w:szCs w:val="24"/>
        </w:rPr>
      </w:pPr>
      <w:r>
        <w:rPr>
          <w:noProof/>
          <w14:ligatures w14:val="standardContextual"/>
        </w:rPr>
        <w:lastRenderedPageBreak/>
        <w:drawing>
          <wp:inline distT="0" distB="0" distL="0" distR="0" wp14:anchorId="5FEF5DC5" wp14:editId="21D514F9">
            <wp:extent cx="5805530" cy="7477180"/>
            <wp:effectExtent l="0" t="0" r="5080" b="0"/>
            <wp:docPr id="1906634749" name="Picture 1" descr="A graph with many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34749" name="Picture 1" descr="A graph with many different colored lines&#10;&#10;Description automatically generated"/>
                    <pic:cNvPicPr/>
                  </pic:nvPicPr>
                  <pic:blipFill>
                    <a:blip r:embed="rId20"/>
                    <a:stretch>
                      <a:fillRect/>
                    </a:stretch>
                  </pic:blipFill>
                  <pic:spPr>
                    <a:xfrm>
                      <a:off x="0" y="0"/>
                      <a:ext cx="5805530" cy="7477180"/>
                    </a:xfrm>
                    <a:prstGeom prst="rect">
                      <a:avLst/>
                    </a:prstGeom>
                  </pic:spPr>
                </pic:pic>
              </a:graphicData>
            </a:graphic>
          </wp:inline>
        </w:drawing>
      </w:r>
    </w:p>
    <w:p w14:paraId="06FF15A2" w14:textId="77777777" w:rsidR="00C0059A" w:rsidRDefault="00C0059A" w:rsidP="005F7DA6">
      <w:pPr>
        <w:jc w:val="both"/>
        <w:rPr>
          <w:szCs w:val="24"/>
        </w:rPr>
      </w:pPr>
    </w:p>
    <w:p w14:paraId="6135161A" w14:textId="42C7FDEB" w:rsidR="00D71D9B" w:rsidRPr="006A07B7" w:rsidRDefault="00D71D9B" w:rsidP="00C0059A">
      <w:pPr>
        <w:jc w:val="center"/>
        <w:rPr>
          <w:b/>
          <w:bCs/>
          <w:szCs w:val="24"/>
        </w:rPr>
      </w:pPr>
      <w:r w:rsidRPr="006A07B7">
        <w:rPr>
          <w:b/>
          <w:bCs/>
          <w:szCs w:val="24"/>
        </w:rPr>
        <w:t>Figure 7</w:t>
      </w:r>
      <w:r w:rsidR="006A07B7" w:rsidRPr="006A07B7">
        <w:rPr>
          <w:b/>
          <w:bCs/>
          <w:szCs w:val="24"/>
        </w:rPr>
        <w:t>. Injection profile in well 16A(78)-32.</w:t>
      </w:r>
    </w:p>
    <w:p w14:paraId="588BC895" w14:textId="2605848A" w:rsidR="00D71D9B" w:rsidRDefault="00D71D9B" w:rsidP="005F7DA6">
      <w:pPr>
        <w:jc w:val="both"/>
        <w:rPr>
          <w:szCs w:val="24"/>
        </w:rPr>
      </w:pPr>
      <w:r>
        <w:rPr>
          <w:noProof/>
          <w14:ligatures w14:val="standardContextual"/>
        </w:rPr>
        <w:lastRenderedPageBreak/>
        <w:drawing>
          <wp:inline distT="0" distB="0" distL="0" distR="0" wp14:anchorId="3CBA78C0" wp14:editId="0A4CA348">
            <wp:extent cx="5853155" cy="7477180"/>
            <wp:effectExtent l="0" t="0" r="0" b="0"/>
            <wp:docPr id="996219062" name="Picture 1" descr="A chart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19062" name="Picture 1" descr="A chart with different colored lines&#10;&#10;Description automatically generated"/>
                    <pic:cNvPicPr/>
                  </pic:nvPicPr>
                  <pic:blipFill>
                    <a:blip r:embed="rId21"/>
                    <a:stretch>
                      <a:fillRect/>
                    </a:stretch>
                  </pic:blipFill>
                  <pic:spPr>
                    <a:xfrm>
                      <a:off x="0" y="0"/>
                      <a:ext cx="5853155" cy="7477180"/>
                    </a:xfrm>
                    <a:prstGeom prst="rect">
                      <a:avLst/>
                    </a:prstGeom>
                  </pic:spPr>
                </pic:pic>
              </a:graphicData>
            </a:graphic>
          </wp:inline>
        </w:drawing>
      </w:r>
    </w:p>
    <w:p w14:paraId="734C9614" w14:textId="77777777" w:rsidR="00C0059A" w:rsidRDefault="00C0059A" w:rsidP="005F7DA6">
      <w:pPr>
        <w:jc w:val="both"/>
        <w:rPr>
          <w:szCs w:val="24"/>
        </w:rPr>
      </w:pPr>
    </w:p>
    <w:p w14:paraId="56DA99D7" w14:textId="6925C722" w:rsidR="00C0059A" w:rsidRPr="006A07B7" w:rsidRDefault="00C0059A" w:rsidP="00C0059A">
      <w:pPr>
        <w:jc w:val="center"/>
        <w:rPr>
          <w:b/>
          <w:bCs/>
          <w:szCs w:val="24"/>
        </w:rPr>
      </w:pPr>
      <w:r w:rsidRPr="006A07B7">
        <w:rPr>
          <w:b/>
          <w:bCs/>
          <w:szCs w:val="24"/>
        </w:rPr>
        <w:t xml:space="preserve">Figure </w:t>
      </w:r>
      <w:r>
        <w:rPr>
          <w:b/>
          <w:bCs/>
          <w:szCs w:val="24"/>
        </w:rPr>
        <w:t>8</w:t>
      </w:r>
      <w:r w:rsidRPr="006A07B7">
        <w:rPr>
          <w:b/>
          <w:bCs/>
          <w:szCs w:val="24"/>
        </w:rPr>
        <w:t>. Injection profile in well 16A(78)-32.</w:t>
      </w:r>
    </w:p>
    <w:p w14:paraId="7F09DD3B" w14:textId="714B744E" w:rsidR="00D71D9B" w:rsidRDefault="006A07B7" w:rsidP="005F7DA6">
      <w:pPr>
        <w:jc w:val="both"/>
        <w:rPr>
          <w:szCs w:val="24"/>
        </w:rPr>
      </w:pPr>
      <w:r>
        <w:rPr>
          <w:noProof/>
          <w14:ligatures w14:val="standardContextual"/>
        </w:rPr>
        <w:lastRenderedPageBreak/>
        <w:drawing>
          <wp:inline distT="0" distB="0" distL="0" distR="0" wp14:anchorId="76B9D669" wp14:editId="29938AC2">
            <wp:extent cx="6013812" cy="7644928"/>
            <wp:effectExtent l="0" t="0" r="6350" b="0"/>
            <wp:docPr id="571716308" name="Picture 1" descr="A chart with multiple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16308" name="Picture 1" descr="A chart with multiple colored lines&#10;&#10;Description automatically generated"/>
                    <pic:cNvPicPr/>
                  </pic:nvPicPr>
                  <pic:blipFill>
                    <a:blip r:embed="rId22"/>
                    <a:stretch>
                      <a:fillRect/>
                    </a:stretch>
                  </pic:blipFill>
                  <pic:spPr>
                    <a:xfrm>
                      <a:off x="0" y="0"/>
                      <a:ext cx="6022009" cy="7655349"/>
                    </a:xfrm>
                    <a:prstGeom prst="rect">
                      <a:avLst/>
                    </a:prstGeom>
                  </pic:spPr>
                </pic:pic>
              </a:graphicData>
            </a:graphic>
          </wp:inline>
        </w:drawing>
      </w:r>
    </w:p>
    <w:p w14:paraId="08247AF0" w14:textId="77777777" w:rsidR="00C0059A" w:rsidRDefault="00C0059A" w:rsidP="005F7DA6">
      <w:pPr>
        <w:jc w:val="both"/>
        <w:rPr>
          <w:szCs w:val="24"/>
        </w:rPr>
      </w:pPr>
    </w:p>
    <w:p w14:paraId="77831801" w14:textId="6AA04212" w:rsidR="00C0059A" w:rsidRPr="006A07B7" w:rsidRDefault="00C0059A" w:rsidP="00C0059A">
      <w:pPr>
        <w:jc w:val="center"/>
        <w:rPr>
          <w:b/>
          <w:bCs/>
          <w:szCs w:val="24"/>
        </w:rPr>
      </w:pPr>
      <w:r w:rsidRPr="006A07B7">
        <w:rPr>
          <w:b/>
          <w:bCs/>
          <w:szCs w:val="24"/>
        </w:rPr>
        <w:t xml:space="preserve">Figure </w:t>
      </w:r>
      <w:r>
        <w:rPr>
          <w:b/>
          <w:bCs/>
          <w:szCs w:val="24"/>
        </w:rPr>
        <w:t>9</w:t>
      </w:r>
      <w:r w:rsidRPr="006A07B7">
        <w:rPr>
          <w:b/>
          <w:bCs/>
          <w:szCs w:val="24"/>
        </w:rPr>
        <w:t>. Injection profile in well 16A(78)-32.</w:t>
      </w:r>
    </w:p>
    <w:p w14:paraId="1049BA77" w14:textId="77777777" w:rsidR="00C0059A" w:rsidRDefault="00C0059A" w:rsidP="005F7DA6">
      <w:pPr>
        <w:jc w:val="both"/>
        <w:rPr>
          <w:szCs w:val="24"/>
        </w:rPr>
      </w:pPr>
    </w:p>
    <w:p w14:paraId="0439B544" w14:textId="69554AD3" w:rsidR="00D71D9B" w:rsidRDefault="006A07B7" w:rsidP="005F7DA6">
      <w:pPr>
        <w:jc w:val="both"/>
        <w:rPr>
          <w:szCs w:val="24"/>
        </w:rPr>
      </w:pPr>
      <w:r>
        <w:rPr>
          <w:noProof/>
          <w14:ligatures w14:val="standardContextual"/>
        </w:rPr>
        <w:lastRenderedPageBreak/>
        <w:drawing>
          <wp:inline distT="0" distB="0" distL="0" distR="0" wp14:anchorId="6CACF85F" wp14:editId="718D56AD">
            <wp:extent cx="5705517" cy="7329541"/>
            <wp:effectExtent l="0" t="0" r="0" b="5080"/>
            <wp:docPr id="1594846789" name="Picture 1" descr="A white sheet with many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6789" name="Picture 1" descr="A white sheet with many different colored lines&#10;&#10;Description automatically generated with medium confidence"/>
                    <pic:cNvPicPr/>
                  </pic:nvPicPr>
                  <pic:blipFill>
                    <a:blip r:embed="rId23"/>
                    <a:stretch>
                      <a:fillRect/>
                    </a:stretch>
                  </pic:blipFill>
                  <pic:spPr>
                    <a:xfrm>
                      <a:off x="0" y="0"/>
                      <a:ext cx="5705517" cy="7329541"/>
                    </a:xfrm>
                    <a:prstGeom prst="rect">
                      <a:avLst/>
                    </a:prstGeom>
                  </pic:spPr>
                </pic:pic>
              </a:graphicData>
            </a:graphic>
          </wp:inline>
        </w:drawing>
      </w:r>
    </w:p>
    <w:p w14:paraId="3774695C" w14:textId="77777777" w:rsidR="00C0059A" w:rsidRDefault="00C0059A" w:rsidP="005F7DA6">
      <w:pPr>
        <w:jc w:val="both"/>
        <w:rPr>
          <w:szCs w:val="24"/>
        </w:rPr>
      </w:pPr>
    </w:p>
    <w:p w14:paraId="07FACD0F" w14:textId="70D489E2" w:rsidR="00C0059A" w:rsidRPr="006A07B7" w:rsidRDefault="00C0059A" w:rsidP="00C0059A">
      <w:pPr>
        <w:jc w:val="center"/>
        <w:rPr>
          <w:b/>
          <w:bCs/>
          <w:szCs w:val="24"/>
        </w:rPr>
      </w:pPr>
      <w:r w:rsidRPr="006A07B7">
        <w:rPr>
          <w:b/>
          <w:bCs/>
          <w:szCs w:val="24"/>
        </w:rPr>
        <w:t xml:space="preserve">Figure </w:t>
      </w:r>
      <w:r>
        <w:rPr>
          <w:b/>
          <w:bCs/>
          <w:szCs w:val="24"/>
        </w:rPr>
        <w:t>10</w:t>
      </w:r>
      <w:r w:rsidRPr="006A07B7">
        <w:rPr>
          <w:b/>
          <w:bCs/>
          <w:szCs w:val="24"/>
        </w:rPr>
        <w:t>. Injection profile in well 16A(78)-32.</w:t>
      </w:r>
    </w:p>
    <w:p w14:paraId="69C07B6E" w14:textId="4E961CBF" w:rsidR="006A07B7" w:rsidRDefault="006A07B7" w:rsidP="005F7DA6">
      <w:pPr>
        <w:jc w:val="both"/>
        <w:rPr>
          <w:szCs w:val="24"/>
        </w:rPr>
      </w:pPr>
      <w:r>
        <w:rPr>
          <w:noProof/>
          <w14:ligatures w14:val="standardContextual"/>
        </w:rPr>
        <w:lastRenderedPageBreak/>
        <w:drawing>
          <wp:inline distT="0" distB="0" distL="0" distR="0" wp14:anchorId="6FD9A0CD" wp14:editId="47754F35">
            <wp:extent cx="5911307" cy="7665760"/>
            <wp:effectExtent l="0" t="0" r="0" b="0"/>
            <wp:docPr id="1160744921" name="Picture 1" descr="A white sheet with many lin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4921" name="Picture 1" descr="A white sheet with many lines and numbers&#10;&#10;Description automatically generated with medium confidence"/>
                    <pic:cNvPicPr/>
                  </pic:nvPicPr>
                  <pic:blipFill>
                    <a:blip r:embed="rId24"/>
                    <a:stretch>
                      <a:fillRect/>
                    </a:stretch>
                  </pic:blipFill>
                  <pic:spPr>
                    <a:xfrm>
                      <a:off x="0" y="0"/>
                      <a:ext cx="5917535" cy="7673837"/>
                    </a:xfrm>
                    <a:prstGeom prst="rect">
                      <a:avLst/>
                    </a:prstGeom>
                  </pic:spPr>
                </pic:pic>
              </a:graphicData>
            </a:graphic>
          </wp:inline>
        </w:drawing>
      </w:r>
    </w:p>
    <w:p w14:paraId="25B3491F" w14:textId="77777777" w:rsidR="00C0059A" w:rsidRDefault="00C0059A" w:rsidP="005F7DA6">
      <w:pPr>
        <w:jc w:val="both"/>
        <w:rPr>
          <w:szCs w:val="24"/>
        </w:rPr>
      </w:pPr>
    </w:p>
    <w:p w14:paraId="7A6C6D75" w14:textId="2E68E50E" w:rsidR="00C0059A" w:rsidRPr="006A07B7" w:rsidRDefault="00C0059A" w:rsidP="00C0059A">
      <w:pPr>
        <w:jc w:val="center"/>
        <w:rPr>
          <w:b/>
          <w:bCs/>
          <w:szCs w:val="24"/>
        </w:rPr>
      </w:pPr>
      <w:r w:rsidRPr="006A07B7">
        <w:rPr>
          <w:b/>
          <w:bCs/>
          <w:szCs w:val="24"/>
        </w:rPr>
        <w:t xml:space="preserve">Figure </w:t>
      </w:r>
      <w:r>
        <w:rPr>
          <w:b/>
          <w:bCs/>
          <w:szCs w:val="24"/>
        </w:rPr>
        <w:t>11</w:t>
      </w:r>
      <w:r w:rsidRPr="006A07B7">
        <w:rPr>
          <w:b/>
          <w:bCs/>
          <w:szCs w:val="24"/>
        </w:rPr>
        <w:t>. Injection profile in well 16A(78)-32.</w:t>
      </w:r>
    </w:p>
    <w:p w14:paraId="772073BE" w14:textId="3FCE9FB8" w:rsidR="006A07B7" w:rsidRDefault="006A07B7" w:rsidP="006A07B7">
      <w:pPr>
        <w:jc w:val="center"/>
        <w:rPr>
          <w:szCs w:val="24"/>
        </w:rPr>
      </w:pPr>
      <w:r w:rsidRPr="006A07B7">
        <w:rPr>
          <w:noProof/>
          <w:szCs w:val="24"/>
        </w:rPr>
        <w:lastRenderedPageBreak/>
        <w:drawing>
          <wp:inline distT="0" distB="0" distL="0" distR="0" wp14:anchorId="74D22B2F" wp14:editId="3B933863">
            <wp:extent cx="4281217" cy="3107999"/>
            <wp:effectExtent l="0" t="0" r="5080" b="0"/>
            <wp:docPr id="1921495084" name="Picture 4" descr="A graph of a graph with blue bars&#10;&#10;Description automatically generated with medium confidence">
              <a:extLst xmlns:a="http://schemas.openxmlformats.org/drawingml/2006/main">
                <a:ext uri="{FF2B5EF4-FFF2-40B4-BE49-F238E27FC236}">
                  <a16:creationId xmlns:a16="http://schemas.microsoft.com/office/drawing/2014/main" id="{F0310CFB-3A66-CADD-3D28-6C5DA0078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95084" name="Picture 4" descr="A graph of a graph with blue bars&#10;&#10;Description automatically generated with medium confidence">
                      <a:extLst>
                        <a:ext uri="{FF2B5EF4-FFF2-40B4-BE49-F238E27FC236}">
                          <a16:creationId xmlns:a16="http://schemas.microsoft.com/office/drawing/2014/main" id="{F0310CFB-3A66-CADD-3D28-6C5DA0078877}"/>
                        </a:ext>
                      </a:extLst>
                    </pic:cNvPr>
                    <pic:cNvPicPr>
                      <a:picLocks noChangeAspect="1"/>
                    </pic:cNvPicPr>
                  </pic:nvPicPr>
                  <pic:blipFill>
                    <a:blip r:embed="rId25"/>
                    <a:stretch>
                      <a:fillRect/>
                    </a:stretch>
                  </pic:blipFill>
                  <pic:spPr>
                    <a:xfrm>
                      <a:off x="0" y="0"/>
                      <a:ext cx="4293315" cy="3116782"/>
                    </a:xfrm>
                    <a:prstGeom prst="rect">
                      <a:avLst/>
                    </a:prstGeom>
                  </pic:spPr>
                </pic:pic>
              </a:graphicData>
            </a:graphic>
          </wp:inline>
        </w:drawing>
      </w:r>
    </w:p>
    <w:p w14:paraId="74CBCC75" w14:textId="2FEB0B93" w:rsidR="006A07B7" w:rsidRDefault="006A07B7" w:rsidP="005F7DA6">
      <w:pPr>
        <w:jc w:val="both"/>
        <w:rPr>
          <w:b/>
          <w:bCs/>
          <w:szCs w:val="24"/>
        </w:rPr>
      </w:pPr>
      <w:r w:rsidRPr="00C0059A">
        <w:rPr>
          <w:b/>
          <w:bCs/>
          <w:szCs w:val="24"/>
        </w:rPr>
        <w:t>Figure 12</w:t>
      </w:r>
      <w:r w:rsidR="00C0059A" w:rsidRPr="00C0059A">
        <w:rPr>
          <w:b/>
          <w:bCs/>
          <w:szCs w:val="24"/>
        </w:rPr>
        <w:t xml:space="preserve">. Notice no flow into the two unpropped stages (Stages 6 and 7), the strong contribution from the most </w:t>
      </w:r>
      <w:r w:rsidR="0036545E">
        <w:rPr>
          <w:b/>
          <w:bCs/>
          <w:szCs w:val="24"/>
        </w:rPr>
        <w:t>“</w:t>
      </w:r>
      <w:r w:rsidR="00C0059A" w:rsidRPr="00C0059A">
        <w:rPr>
          <w:b/>
          <w:bCs/>
          <w:szCs w:val="24"/>
        </w:rPr>
        <w:t>heelward</w:t>
      </w:r>
      <w:r w:rsidR="0036545E">
        <w:rPr>
          <w:b/>
          <w:bCs/>
          <w:szCs w:val="24"/>
        </w:rPr>
        <w:t>”</w:t>
      </w:r>
      <w:r w:rsidR="00C0059A" w:rsidRPr="00C0059A">
        <w:rPr>
          <w:b/>
          <w:bCs/>
          <w:szCs w:val="24"/>
        </w:rPr>
        <w:t xml:space="preserve"> stages (all probably sharing the same </w:t>
      </w:r>
      <w:r w:rsidR="005516AB">
        <w:rPr>
          <w:b/>
          <w:bCs/>
          <w:szCs w:val="24"/>
        </w:rPr>
        <w:t>entry</w:t>
      </w:r>
      <w:r w:rsidR="005516AB" w:rsidRPr="00C0059A">
        <w:rPr>
          <w:b/>
          <w:bCs/>
          <w:szCs w:val="24"/>
        </w:rPr>
        <w:t xml:space="preserve"> </w:t>
      </w:r>
      <w:r w:rsidR="00C0059A" w:rsidRPr="00C0059A">
        <w:rPr>
          <w:b/>
          <w:bCs/>
          <w:szCs w:val="24"/>
        </w:rPr>
        <w:t>in Well 16B(78)-32.</w:t>
      </w:r>
    </w:p>
    <w:p w14:paraId="231C6951" w14:textId="77777777" w:rsidR="0036545E" w:rsidRPr="00C0059A" w:rsidRDefault="0036545E" w:rsidP="005F7DA6">
      <w:pPr>
        <w:jc w:val="both"/>
        <w:rPr>
          <w:b/>
          <w:bCs/>
          <w:szCs w:val="24"/>
        </w:rPr>
      </w:pPr>
    </w:p>
    <w:p w14:paraId="5B20D2A4" w14:textId="5931BF82" w:rsidR="006A07B7" w:rsidRDefault="006A07B7" w:rsidP="005F7DA6">
      <w:pPr>
        <w:jc w:val="both"/>
        <w:rPr>
          <w:szCs w:val="24"/>
        </w:rPr>
      </w:pPr>
      <w:r w:rsidRPr="006A07B7">
        <w:rPr>
          <w:noProof/>
        </w:rPr>
        <w:drawing>
          <wp:inline distT="0" distB="0" distL="0" distR="0" wp14:anchorId="49998DB3" wp14:editId="3F3CE16B">
            <wp:extent cx="5943600" cy="3885350"/>
            <wp:effectExtent l="0" t="0" r="0" b="1270"/>
            <wp:docPr id="3384845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9781"/>
                    <a:stretch/>
                  </pic:blipFill>
                  <pic:spPr bwMode="auto">
                    <a:xfrm>
                      <a:off x="0" y="0"/>
                      <a:ext cx="5943600" cy="3885350"/>
                    </a:xfrm>
                    <a:prstGeom prst="rect">
                      <a:avLst/>
                    </a:prstGeom>
                    <a:noFill/>
                    <a:ln>
                      <a:noFill/>
                    </a:ln>
                    <a:extLst>
                      <a:ext uri="{53640926-AAD7-44D8-BBD7-CCE9431645EC}">
                        <a14:shadowObscured xmlns:a14="http://schemas.microsoft.com/office/drawing/2010/main"/>
                      </a:ext>
                    </a:extLst>
                  </pic:spPr>
                </pic:pic>
              </a:graphicData>
            </a:graphic>
          </wp:inline>
        </w:drawing>
      </w:r>
    </w:p>
    <w:p w14:paraId="3ED125EC" w14:textId="0F9924C1" w:rsidR="006A07B7" w:rsidRDefault="006A07B7" w:rsidP="005F7DA6">
      <w:pPr>
        <w:jc w:val="both"/>
        <w:rPr>
          <w:b/>
          <w:bCs/>
          <w:szCs w:val="24"/>
        </w:rPr>
      </w:pPr>
      <w:r w:rsidRPr="00C0059A">
        <w:rPr>
          <w:b/>
          <w:bCs/>
          <w:szCs w:val="24"/>
        </w:rPr>
        <w:t>Figure 13</w:t>
      </w:r>
      <w:r w:rsidR="00C0059A" w:rsidRPr="00C0059A">
        <w:rPr>
          <w:b/>
          <w:bCs/>
          <w:szCs w:val="24"/>
        </w:rPr>
        <w:t xml:space="preserve">. Flow partitioning in the eight clusters in Stage 9 showing </w:t>
      </w:r>
      <w:r w:rsidR="00C0059A">
        <w:rPr>
          <w:b/>
          <w:bCs/>
          <w:szCs w:val="24"/>
        </w:rPr>
        <w:t>“</w:t>
      </w:r>
      <w:r w:rsidR="00C0059A" w:rsidRPr="00C0059A">
        <w:rPr>
          <w:b/>
          <w:bCs/>
          <w:szCs w:val="24"/>
        </w:rPr>
        <w:t>heelward</w:t>
      </w:r>
      <w:r w:rsidR="00C0059A">
        <w:rPr>
          <w:b/>
          <w:bCs/>
          <w:szCs w:val="24"/>
        </w:rPr>
        <w:t>”</w:t>
      </w:r>
      <w:r w:rsidR="00C0059A" w:rsidRPr="00C0059A">
        <w:rPr>
          <w:b/>
          <w:bCs/>
          <w:szCs w:val="24"/>
        </w:rPr>
        <w:t xml:space="preserve"> is favored (refer to Stage 8 in Figure 14, showing favoring </w:t>
      </w:r>
      <w:r w:rsidR="00C0059A">
        <w:rPr>
          <w:b/>
          <w:bCs/>
          <w:szCs w:val="24"/>
        </w:rPr>
        <w:t>“</w:t>
      </w:r>
      <w:r w:rsidR="00C0059A" w:rsidRPr="00C0059A">
        <w:rPr>
          <w:b/>
          <w:bCs/>
          <w:szCs w:val="24"/>
        </w:rPr>
        <w:t>toeward</w:t>
      </w:r>
      <w:r w:rsidR="00C0059A">
        <w:rPr>
          <w:b/>
          <w:bCs/>
          <w:szCs w:val="24"/>
        </w:rPr>
        <w:t>”</w:t>
      </w:r>
      <w:r w:rsidR="00C0059A" w:rsidRPr="00C0059A">
        <w:rPr>
          <w:b/>
          <w:bCs/>
          <w:szCs w:val="24"/>
        </w:rPr>
        <w:t xml:space="preserve"> clusters).</w:t>
      </w:r>
    </w:p>
    <w:p w14:paraId="140117ED" w14:textId="77777777" w:rsidR="0036545E" w:rsidRPr="00C0059A" w:rsidRDefault="0036545E" w:rsidP="005F7DA6">
      <w:pPr>
        <w:jc w:val="both"/>
        <w:rPr>
          <w:b/>
          <w:bCs/>
          <w:szCs w:val="24"/>
        </w:rPr>
      </w:pPr>
    </w:p>
    <w:p w14:paraId="57517ACE" w14:textId="59528684" w:rsidR="006A07B7" w:rsidRDefault="006A07B7" w:rsidP="005F7DA6">
      <w:pPr>
        <w:jc w:val="both"/>
        <w:rPr>
          <w:szCs w:val="24"/>
        </w:rPr>
      </w:pPr>
      <w:r w:rsidRPr="006A07B7">
        <w:rPr>
          <w:noProof/>
          <w:szCs w:val="24"/>
        </w:rPr>
        <w:drawing>
          <wp:inline distT="0" distB="0" distL="0" distR="0" wp14:anchorId="4DFF61A0" wp14:editId="01ED7C39">
            <wp:extent cx="5943600" cy="3960134"/>
            <wp:effectExtent l="0" t="0" r="0" b="2540"/>
            <wp:docPr id="2" name="Picture 1" descr="A graph of a diagram&#10;&#10;Description automatically generated with medium confidence">
              <a:extLst xmlns:a="http://schemas.openxmlformats.org/drawingml/2006/main">
                <a:ext uri="{FF2B5EF4-FFF2-40B4-BE49-F238E27FC236}">
                  <a16:creationId xmlns:a16="http://schemas.microsoft.com/office/drawing/2014/main" id="{F81ABB57-70B6-8C66-9903-1E3E4C3A87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of a diagram&#10;&#10;Description automatically generated with medium confidence">
                      <a:extLst>
                        <a:ext uri="{FF2B5EF4-FFF2-40B4-BE49-F238E27FC236}">
                          <a16:creationId xmlns:a16="http://schemas.microsoft.com/office/drawing/2014/main" id="{F81ABB57-70B6-8C66-9903-1E3E4C3A8764}"/>
                        </a:ext>
                      </a:extLst>
                    </pic:cNvPr>
                    <pic:cNvPicPr>
                      <a:picLocks noChangeAspect="1"/>
                    </pic:cNvPicPr>
                  </pic:nvPicPr>
                  <pic:blipFill rotWithShape="1">
                    <a:blip r:embed="rId27"/>
                    <a:srcRect b="8220"/>
                    <a:stretch/>
                  </pic:blipFill>
                  <pic:spPr bwMode="auto">
                    <a:xfrm>
                      <a:off x="0" y="0"/>
                      <a:ext cx="5943600" cy="3960134"/>
                    </a:xfrm>
                    <a:prstGeom prst="rect">
                      <a:avLst/>
                    </a:prstGeom>
                    <a:ln>
                      <a:noFill/>
                    </a:ln>
                    <a:extLst>
                      <a:ext uri="{53640926-AAD7-44D8-BBD7-CCE9431645EC}">
                        <a14:shadowObscured xmlns:a14="http://schemas.microsoft.com/office/drawing/2010/main"/>
                      </a:ext>
                    </a:extLst>
                  </pic:spPr>
                </pic:pic>
              </a:graphicData>
            </a:graphic>
          </wp:inline>
        </w:drawing>
      </w:r>
    </w:p>
    <w:p w14:paraId="27DD5E23" w14:textId="24E51415" w:rsidR="00C0059A" w:rsidRPr="00C0059A" w:rsidRDefault="00C0059A" w:rsidP="00C0059A">
      <w:pPr>
        <w:jc w:val="both"/>
        <w:rPr>
          <w:b/>
          <w:bCs/>
          <w:szCs w:val="24"/>
        </w:rPr>
      </w:pPr>
      <w:bookmarkStart w:id="8" w:name="_Toc172114021"/>
      <w:r w:rsidRPr="00C0059A">
        <w:rPr>
          <w:b/>
          <w:bCs/>
          <w:szCs w:val="24"/>
        </w:rPr>
        <w:t>Figure 1</w:t>
      </w:r>
      <w:r>
        <w:rPr>
          <w:b/>
          <w:bCs/>
          <w:szCs w:val="24"/>
        </w:rPr>
        <w:t>4</w:t>
      </w:r>
      <w:r w:rsidRPr="00C0059A">
        <w:rPr>
          <w:b/>
          <w:bCs/>
          <w:szCs w:val="24"/>
        </w:rPr>
        <w:t xml:space="preserve">. Flow partitioning in the eight clusters in Stage </w:t>
      </w:r>
      <w:r>
        <w:rPr>
          <w:b/>
          <w:bCs/>
          <w:szCs w:val="24"/>
        </w:rPr>
        <w:t>8</w:t>
      </w:r>
      <w:r w:rsidRPr="00C0059A">
        <w:rPr>
          <w:b/>
          <w:bCs/>
          <w:szCs w:val="24"/>
        </w:rPr>
        <w:t xml:space="preserve"> showing </w:t>
      </w:r>
      <w:r>
        <w:rPr>
          <w:b/>
          <w:bCs/>
          <w:szCs w:val="24"/>
        </w:rPr>
        <w:t>“toe</w:t>
      </w:r>
      <w:r w:rsidRPr="00C0059A">
        <w:rPr>
          <w:b/>
          <w:bCs/>
          <w:szCs w:val="24"/>
        </w:rPr>
        <w:t>ward</w:t>
      </w:r>
      <w:r>
        <w:rPr>
          <w:b/>
          <w:bCs/>
          <w:szCs w:val="24"/>
        </w:rPr>
        <w:t>”</w:t>
      </w:r>
      <w:r w:rsidRPr="00C0059A">
        <w:rPr>
          <w:b/>
          <w:bCs/>
          <w:szCs w:val="24"/>
        </w:rPr>
        <w:t xml:space="preserve"> is favored (refer to Stage </w:t>
      </w:r>
      <w:r>
        <w:rPr>
          <w:b/>
          <w:bCs/>
          <w:szCs w:val="24"/>
        </w:rPr>
        <w:t>9</w:t>
      </w:r>
      <w:r w:rsidRPr="00C0059A">
        <w:rPr>
          <w:b/>
          <w:bCs/>
          <w:szCs w:val="24"/>
        </w:rPr>
        <w:t xml:space="preserve"> in Figure 1</w:t>
      </w:r>
      <w:r>
        <w:rPr>
          <w:b/>
          <w:bCs/>
          <w:szCs w:val="24"/>
        </w:rPr>
        <w:t>3</w:t>
      </w:r>
      <w:r w:rsidRPr="00C0059A">
        <w:rPr>
          <w:b/>
          <w:bCs/>
          <w:szCs w:val="24"/>
        </w:rPr>
        <w:t xml:space="preserve">, showing favoring </w:t>
      </w:r>
      <w:r>
        <w:rPr>
          <w:b/>
          <w:bCs/>
          <w:szCs w:val="24"/>
        </w:rPr>
        <w:t>“heel</w:t>
      </w:r>
      <w:r w:rsidRPr="00C0059A">
        <w:rPr>
          <w:b/>
          <w:bCs/>
          <w:szCs w:val="24"/>
        </w:rPr>
        <w:t>ward</w:t>
      </w:r>
      <w:r>
        <w:rPr>
          <w:b/>
          <w:bCs/>
          <w:szCs w:val="24"/>
        </w:rPr>
        <w:t>”</w:t>
      </w:r>
      <w:r w:rsidRPr="00C0059A">
        <w:rPr>
          <w:b/>
          <w:bCs/>
          <w:szCs w:val="24"/>
        </w:rPr>
        <w:t xml:space="preserve"> clusters).</w:t>
      </w:r>
    </w:p>
    <w:p w14:paraId="794F588E" w14:textId="77777777" w:rsidR="00C0059A" w:rsidRDefault="00C0059A" w:rsidP="00C0059A"/>
    <w:p w14:paraId="4D7AA7E2" w14:textId="6727C198" w:rsidR="00A80B3A" w:rsidRDefault="00A80B3A" w:rsidP="00A80B3A">
      <w:pPr>
        <w:jc w:val="both"/>
        <w:rPr>
          <w:bCs/>
          <w:szCs w:val="24"/>
        </w:rPr>
      </w:pPr>
      <w:r>
        <w:rPr>
          <w:bCs/>
          <w:szCs w:val="24"/>
        </w:rPr>
        <w:t xml:space="preserve">The PLT/PTS survey run in well 16B(78)-32 is shown in Table 8 and Figures 15 through </w:t>
      </w:r>
      <w:r w:rsidR="00C56BB9">
        <w:rPr>
          <w:bCs/>
          <w:szCs w:val="24"/>
        </w:rPr>
        <w:t>22</w:t>
      </w:r>
      <w:r>
        <w:rPr>
          <w:bCs/>
          <w:szCs w:val="24"/>
        </w:rPr>
        <w:t>. The survey was carried out so that discrete clusters could be surveyed (</w:t>
      </w:r>
      <w:r w:rsidR="0036545E">
        <w:rPr>
          <w:bCs/>
          <w:szCs w:val="24"/>
        </w:rPr>
        <w:t xml:space="preserve">see </w:t>
      </w:r>
      <w:r>
        <w:rPr>
          <w:bCs/>
          <w:szCs w:val="24"/>
        </w:rPr>
        <w:t xml:space="preserve">Table 9). </w:t>
      </w:r>
      <w:r w:rsidR="005D4661">
        <w:rPr>
          <w:bCs/>
          <w:szCs w:val="24"/>
        </w:rPr>
        <w:t>The tool reached 9,240 ft MD RKB.</w:t>
      </w:r>
    </w:p>
    <w:p w14:paraId="758778BE" w14:textId="77777777" w:rsidR="00A80B3A" w:rsidRDefault="00A80B3A" w:rsidP="00A80B3A">
      <w:pPr>
        <w:rPr>
          <w:szCs w:val="24"/>
        </w:rPr>
      </w:pPr>
    </w:p>
    <w:p w14:paraId="16909EE1" w14:textId="3F89561E" w:rsidR="005D4661" w:rsidRPr="00051830" w:rsidRDefault="005D4661" w:rsidP="005D4661">
      <w:pPr>
        <w:jc w:val="center"/>
        <w:rPr>
          <w:b/>
          <w:bCs/>
          <w:szCs w:val="24"/>
        </w:rPr>
      </w:pPr>
      <w:r w:rsidRPr="00051830">
        <w:rPr>
          <w:b/>
          <w:bCs/>
          <w:szCs w:val="24"/>
        </w:rPr>
        <w:t xml:space="preserve">Table </w:t>
      </w:r>
      <w:r>
        <w:rPr>
          <w:b/>
          <w:bCs/>
          <w:szCs w:val="24"/>
        </w:rPr>
        <w:t>8</w:t>
      </w:r>
      <w:r w:rsidRPr="00051830">
        <w:rPr>
          <w:b/>
          <w:bCs/>
          <w:szCs w:val="24"/>
        </w:rPr>
        <w:t xml:space="preserve">. </w:t>
      </w:r>
      <w:r>
        <w:rPr>
          <w:b/>
          <w:bCs/>
          <w:szCs w:val="24"/>
        </w:rPr>
        <w:t xml:space="preserve">Stage-Wise </w:t>
      </w:r>
      <w:r w:rsidRPr="00051830">
        <w:rPr>
          <w:b/>
          <w:bCs/>
          <w:szCs w:val="24"/>
        </w:rPr>
        <w:t>Partitioning of Flow for PLT/PTS in well 16</w:t>
      </w:r>
      <w:r>
        <w:rPr>
          <w:b/>
          <w:bCs/>
          <w:szCs w:val="24"/>
        </w:rPr>
        <w:t>B</w:t>
      </w:r>
      <w:r w:rsidRPr="00051830">
        <w:rPr>
          <w:b/>
          <w:bCs/>
          <w:szCs w:val="24"/>
        </w:rPr>
        <w:t>(78)-32</w:t>
      </w:r>
      <w:r w:rsidRPr="00051830">
        <w:rPr>
          <w:b/>
          <w:bCs/>
          <w:szCs w:val="24"/>
        </w:rPr>
        <w:br/>
        <w:t>[</w:t>
      </w:r>
      <w:r>
        <w:rPr>
          <w:b/>
          <w:bCs/>
          <w:szCs w:val="24"/>
        </w:rPr>
        <w:t>Production is positive</w:t>
      </w:r>
      <w:r w:rsidRPr="00051830">
        <w:rPr>
          <w:b/>
          <w:bCs/>
          <w:szCs w:val="24"/>
        </w:rPr>
        <w:t>]</w:t>
      </w:r>
    </w:p>
    <w:p w14:paraId="64FB44F0" w14:textId="77777777" w:rsidR="005D4661" w:rsidRDefault="005D4661" w:rsidP="00A80B3A">
      <w:pPr>
        <w:rPr>
          <w:szCs w:val="24"/>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280"/>
        <w:gridCol w:w="1280"/>
        <w:gridCol w:w="1080"/>
        <w:gridCol w:w="1080"/>
      </w:tblGrid>
      <w:tr w:rsidR="005D4661" w:rsidRPr="005D4661" w14:paraId="3D3C33F3" w14:textId="77777777" w:rsidTr="005D4661">
        <w:trPr>
          <w:trHeight w:val="255"/>
          <w:jc w:val="center"/>
        </w:trPr>
        <w:tc>
          <w:tcPr>
            <w:tcW w:w="1280" w:type="dxa"/>
            <w:vMerge w:val="restart"/>
            <w:shd w:val="clear" w:color="auto" w:fill="auto"/>
            <w:noWrap/>
            <w:vAlign w:val="center"/>
            <w:hideMark/>
          </w:tcPr>
          <w:p w14:paraId="18207B1B"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Stage</w:t>
            </w:r>
          </w:p>
        </w:tc>
        <w:tc>
          <w:tcPr>
            <w:tcW w:w="2560" w:type="dxa"/>
            <w:gridSpan w:val="2"/>
            <w:vMerge w:val="restart"/>
            <w:shd w:val="clear" w:color="auto" w:fill="auto"/>
            <w:noWrap/>
            <w:vAlign w:val="center"/>
            <w:hideMark/>
          </w:tcPr>
          <w:p w14:paraId="311F7195"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Perforations</w:t>
            </w:r>
          </w:p>
        </w:tc>
        <w:tc>
          <w:tcPr>
            <w:tcW w:w="1080" w:type="dxa"/>
            <w:shd w:val="clear" w:color="auto" w:fill="auto"/>
            <w:noWrap/>
            <w:vAlign w:val="center"/>
            <w:hideMark/>
          </w:tcPr>
          <w:p w14:paraId="1E553281"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Water</w:t>
            </w:r>
          </w:p>
        </w:tc>
        <w:tc>
          <w:tcPr>
            <w:tcW w:w="1080" w:type="dxa"/>
            <w:shd w:val="clear" w:color="auto" w:fill="auto"/>
            <w:noWrap/>
            <w:vAlign w:val="center"/>
            <w:hideMark/>
          </w:tcPr>
          <w:p w14:paraId="457F3C61"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Water</w:t>
            </w:r>
          </w:p>
        </w:tc>
      </w:tr>
      <w:tr w:rsidR="005D4661" w:rsidRPr="005D4661" w14:paraId="36353771" w14:textId="77777777" w:rsidTr="005D4661">
        <w:trPr>
          <w:trHeight w:val="255"/>
          <w:jc w:val="center"/>
        </w:trPr>
        <w:tc>
          <w:tcPr>
            <w:tcW w:w="1280" w:type="dxa"/>
            <w:vMerge/>
            <w:vAlign w:val="center"/>
            <w:hideMark/>
          </w:tcPr>
          <w:p w14:paraId="49A1BB88" w14:textId="77777777" w:rsidR="005D4661" w:rsidRPr="005D4661" w:rsidRDefault="005D4661" w:rsidP="005D4661">
            <w:pPr>
              <w:spacing w:line="240" w:lineRule="auto"/>
              <w:rPr>
                <w:rFonts w:eastAsia="Times New Roman" w:cs="Calibri"/>
                <w:b/>
                <w:bCs/>
                <w:color w:val="000000" w:themeColor="text1"/>
                <w:sz w:val="22"/>
              </w:rPr>
            </w:pPr>
          </w:p>
        </w:tc>
        <w:tc>
          <w:tcPr>
            <w:tcW w:w="2560" w:type="dxa"/>
            <w:gridSpan w:val="2"/>
            <w:vMerge/>
            <w:vAlign w:val="center"/>
            <w:hideMark/>
          </w:tcPr>
          <w:p w14:paraId="5CA42A78" w14:textId="77777777" w:rsidR="005D4661" w:rsidRPr="005D4661" w:rsidRDefault="005D4661" w:rsidP="005D4661">
            <w:pPr>
              <w:spacing w:line="240" w:lineRule="auto"/>
              <w:rPr>
                <w:rFonts w:eastAsia="Times New Roman" w:cs="Calibri"/>
                <w:b/>
                <w:bCs/>
                <w:color w:val="000000" w:themeColor="text1"/>
                <w:sz w:val="22"/>
              </w:rPr>
            </w:pPr>
          </w:p>
        </w:tc>
        <w:tc>
          <w:tcPr>
            <w:tcW w:w="1080" w:type="dxa"/>
            <w:shd w:val="clear" w:color="auto" w:fill="auto"/>
            <w:noWrap/>
            <w:vAlign w:val="center"/>
            <w:hideMark/>
          </w:tcPr>
          <w:p w14:paraId="20FE242C"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(bpd)</w:t>
            </w:r>
          </w:p>
        </w:tc>
        <w:tc>
          <w:tcPr>
            <w:tcW w:w="1080" w:type="dxa"/>
            <w:shd w:val="clear" w:color="auto" w:fill="auto"/>
            <w:noWrap/>
            <w:vAlign w:val="center"/>
            <w:hideMark/>
          </w:tcPr>
          <w:p w14:paraId="50BE7903"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w:t>
            </w:r>
          </w:p>
        </w:tc>
      </w:tr>
      <w:tr w:rsidR="005D4661" w:rsidRPr="005D4661" w14:paraId="55E4C2DD" w14:textId="77777777" w:rsidTr="005D4661">
        <w:trPr>
          <w:trHeight w:val="255"/>
          <w:jc w:val="center"/>
        </w:trPr>
        <w:tc>
          <w:tcPr>
            <w:tcW w:w="1280" w:type="dxa"/>
            <w:shd w:val="clear" w:color="auto" w:fill="auto"/>
            <w:noWrap/>
            <w:vAlign w:val="center"/>
            <w:hideMark/>
          </w:tcPr>
          <w:p w14:paraId="329CAB3D" w14:textId="77777777" w:rsidR="005D4661" w:rsidRPr="005D4661" w:rsidRDefault="005D4661" w:rsidP="005D4661">
            <w:pPr>
              <w:spacing w:line="240" w:lineRule="auto"/>
              <w:jc w:val="center"/>
              <w:rPr>
                <w:rFonts w:eastAsia="Times New Roman" w:cs="Calibri"/>
                <w:b/>
                <w:bCs/>
                <w:color w:val="000000" w:themeColor="text1"/>
                <w:sz w:val="22"/>
              </w:rPr>
            </w:pPr>
          </w:p>
        </w:tc>
        <w:tc>
          <w:tcPr>
            <w:tcW w:w="1280" w:type="dxa"/>
            <w:shd w:val="clear" w:color="auto" w:fill="auto"/>
            <w:noWrap/>
            <w:vAlign w:val="center"/>
            <w:hideMark/>
          </w:tcPr>
          <w:p w14:paraId="3F621E0C" w14:textId="77777777" w:rsidR="005D4661" w:rsidRPr="005D4661" w:rsidRDefault="005D4661" w:rsidP="005D4661">
            <w:pPr>
              <w:spacing w:line="240" w:lineRule="auto"/>
              <w:jc w:val="center"/>
              <w:rPr>
                <w:rFonts w:eastAsia="Times New Roman" w:cs="Times New Roman"/>
                <w:color w:val="000000" w:themeColor="text1"/>
                <w:sz w:val="20"/>
                <w:szCs w:val="20"/>
              </w:rPr>
            </w:pPr>
          </w:p>
        </w:tc>
        <w:tc>
          <w:tcPr>
            <w:tcW w:w="1280" w:type="dxa"/>
            <w:shd w:val="clear" w:color="auto" w:fill="auto"/>
            <w:noWrap/>
            <w:vAlign w:val="center"/>
            <w:hideMark/>
          </w:tcPr>
          <w:p w14:paraId="322798DD" w14:textId="77777777" w:rsidR="005D4661" w:rsidRPr="005D4661" w:rsidRDefault="005D4661" w:rsidP="005D4661">
            <w:pPr>
              <w:spacing w:line="240" w:lineRule="auto"/>
              <w:jc w:val="center"/>
              <w:rPr>
                <w:rFonts w:eastAsia="Times New Roman" w:cs="Times New Roman"/>
                <w:color w:val="000000" w:themeColor="text1"/>
                <w:sz w:val="20"/>
                <w:szCs w:val="20"/>
              </w:rPr>
            </w:pPr>
          </w:p>
        </w:tc>
        <w:tc>
          <w:tcPr>
            <w:tcW w:w="1080" w:type="dxa"/>
            <w:shd w:val="clear" w:color="auto" w:fill="auto"/>
            <w:noWrap/>
            <w:vAlign w:val="center"/>
            <w:hideMark/>
          </w:tcPr>
          <w:p w14:paraId="34201C58" w14:textId="77777777" w:rsidR="005D4661" w:rsidRPr="005D4661" w:rsidRDefault="005D4661" w:rsidP="005D4661">
            <w:pPr>
              <w:spacing w:line="240" w:lineRule="auto"/>
              <w:jc w:val="center"/>
              <w:rPr>
                <w:rFonts w:eastAsia="Times New Roman" w:cs="Times New Roman"/>
                <w:color w:val="000000" w:themeColor="text1"/>
                <w:sz w:val="20"/>
                <w:szCs w:val="20"/>
              </w:rPr>
            </w:pPr>
          </w:p>
        </w:tc>
        <w:tc>
          <w:tcPr>
            <w:tcW w:w="1080" w:type="dxa"/>
            <w:shd w:val="clear" w:color="auto" w:fill="auto"/>
            <w:noWrap/>
            <w:vAlign w:val="center"/>
            <w:hideMark/>
          </w:tcPr>
          <w:p w14:paraId="4EEC2F70" w14:textId="77777777" w:rsidR="005D4661" w:rsidRPr="005D4661" w:rsidRDefault="005D4661" w:rsidP="005D4661">
            <w:pPr>
              <w:spacing w:line="240" w:lineRule="auto"/>
              <w:jc w:val="center"/>
              <w:rPr>
                <w:rFonts w:eastAsia="Times New Roman" w:cs="Times New Roman"/>
                <w:color w:val="000000" w:themeColor="text1"/>
                <w:sz w:val="20"/>
                <w:szCs w:val="20"/>
              </w:rPr>
            </w:pPr>
          </w:p>
        </w:tc>
      </w:tr>
      <w:tr w:rsidR="005D4661" w:rsidRPr="005D4661" w14:paraId="5A39EDDE" w14:textId="77777777" w:rsidTr="005D4661">
        <w:trPr>
          <w:trHeight w:val="255"/>
          <w:jc w:val="center"/>
        </w:trPr>
        <w:tc>
          <w:tcPr>
            <w:tcW w:w="1280" w:type="dxa"/>
            <w:shd w:val="clear" w:color="auto" w:fill="auto"/>
            <w:noWrap/>
            <w:vAlign w:val="center"/>
            <w:hideMark/>
          </w:tcPr>
          <w:p w14:paraId="441476B2"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5</w:t>
            </w:r>
          </w:p>
        </w:tc>
        <w:tc>
          <w:tcPr>
            <w:tcW w:w="1280" w:type="dxa"/>
            <w:shd w:val="clear" w:color="auto" w:fill="auto"/>
            <w:noWrap/>
            <w:vAlign w:val="center"/>
            <w:hideMark/>
          </w:tcPr>
          <w:p w14:paraId="601A5F68"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9270</w:t>
            </w:r>
          </w:p>
        </w:tc>
        <w:tc>
          <w:tcPr>
            <w:tcW w:w="1280" w:type="dxa"/>
            <w:shd w:val="clear" w:color="auto" w:fill="auto"/>
            <w:noWrap/>
            <w:vAlign w:val="center"/>
            <w:hideMark/>
          </w:tcPr>
          <w:p w14:paraId="6ECB0354"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9276</w:t>
            </w:r>
          </w:p>
        </w:tc>
        <w:tc>
          <w:tcPr>
            <w:tcW w:w="1080" w:type="dxa"/>
            <w:shd w:val="clear" w:color="auto" w:fill="auto"/>
            <w:noWrap/>
            <w:vAlign w:val="center"/>
            <w:hideMark/>
          </w:tcPr>
          <w:p w14:paraId="7D4B9297"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3112.2</w:t>
            </w:r>
          </w:p>
        </w:tc>
        <w:tc>
          <w:tcPr>
            <w:tcW w:w="1080" w:type="dxa"/>
            <w:shd w:val="clear" w:color="auto" w:fill="auto"/>
            <w:noWrap/>
            <w:vAlign w:val="center"/>
            <w:hideMark/>
          </w:tcPr>
          <w:p w14:paraId="5743AC68"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25.8%</w:t>
            </w:r>
          </w:p>
        </w:tc>
      </w:tr>
      <w:tr w:rsidR="005D4661" w:rsidRPr="005D4661" w14:paraId="18420F9D" w14:textId="77777777" w:rsidTr="005D4661">
        <w:trPr>
          <w:trHeight w:val="255"/>
          <w:jc w:val="center"/>
        </w:trPr>
        <w:tc>
          <w:tcPr>
            <w:tcW w:w="1280" w:type="dxa"/>
            <w:shd w:val="clear" w:color="auto" w:fill="auto"/>
            <w:noWrap/>
            <w:vAlign w:val="center"/>
            <w:hideMark/>
          </w:tcPr>
          <w:p w14:paraId="7B67408D"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4</w:t>
            </w:r>
          </w:p>
        </w:tc>
        <w:tc>
          <w:tcPr>
            <w:tcW w:w="1280" w:type="dxa"/>
            <w:shd w:val="clear" w:color="auto" w:fill="auto"/>
            <w:noWrap/>
            <w:vAlign w:val="center"/>
            <w:hideMark/>
          </w:tcPr>
          <w:p w14:paraId="4324586F"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9320</w:t>
            </w:r>
          </w:p>
        </w:tc>
        <w:tc>
          <w:tcPr>
            <w:tcW w:w="1280" w:type="dxa"/>
            <w:shd w:val="clear" w:color="auto" w:fill="auto"/>
            <w:noWrap/>
            <w:vAlign w:val="center"/>
            <w:hideMark/>
          </w:tcPr>
          <w:p w14:paraId="646173DD"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9493</w:t>
            </w:r>
          </w:p>
        </w:tc>
        <w:tc>
          <w:tcPr>
            <w:tcW w:w="1080" w:type="dxa"/>
            <w:shd w:val="clear" w:color="auto" w:fill="auto"/>
            <w:noWrap/>
            <w:vAlign w:val="center"/>
            <w:hideMark/>
          </w:tcPr>
          <w:p w14:paraId="09A6C173"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4573.9</w:t>
            </w:r>
          </w:p>
        </w:tc>
        <w:tc>
          <w:tcPr>
            <w:tcW w:w="1080" w:type="dxa"/>
            <w:shd w:val="clear" w:color="auto" w:fill="auto"/>
            <w:noWrap/>
            <w:vAlign w:val="center"/>
            <w:hideMark/>
          </w:tcPr>
          <w:p w14:paraId="5D581C49"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37.9%</w:t>
            </w:r>
          </w:p>
        </w:tc>
      </w:tr>
      <w:tr w:rsidR="005D4661" w:rsidRPr="005D4661" w14:paraId="607EABA5" w14:textId="77777777" w:rsidTr="005D4661">
        <w:trPr>
          <w:trHeight w:val="255"/>
          <w:jc w:val="center"/>
        </w:trPr>
        <w:tc>
          <w:tcPr>
            <w:tcW w:w="1280" w:type="dxa"/>
            <w:shd w:val="clear" w:color="auto" w:fill="auto"/>
            <w:noWrap/>
            <w:vAlign w:val="center"/>
            <w:hideMark/>
          </w:tcPr>
          <w:p w14:paraId="395DAD83"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3</w:t>
            </w:r>
          </w:p>
        </w:tc>
        <w:tc>
          <w:tcPr>
            <w:tcW w:w="2560" w:type="dxa"/>
            <w:gridSpan w:val="2"/>
            <w:vMerge w:val="restart"/>
            <w:shd w:val="clear" w:color="auto" w:fill="auto"/>
            <w:noWrap/>
            <w:vAlign w:val="center"/>
            <w:hideMark/>
          </w:tcPr>
          <w:p w14:paraId="59D64C43"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Below 9240</w:t>
            </w:r>
          </w:p>
        </w:tc>
        <w:tc>
          <w:tcPr>
            <w:tcW w:w="1080" w:type="dxa"/>
            <w:vMerge w:val="restart"/>
            <w:shd w:val="clear" w:color="auto" w:fill="auto"/>
            <w:noWrap/>
            <w:vAlign w:val="center"/>
            <w:hideMark/>
          </w:tcPr>
          <w:p w14:paraId="0D387FBC"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4388.3</w:t>
            </w:r>
          </w:p>
        </w:tc>
        <w:tc>
          <w:tcPr>
            <w:tcW w:w="1080" w:type="dxa"/>
            <w:vMerge w:val="restart"/>
            <w:shd w:val="clear" w:color="auto" w:fill="auto"/>
            <w:noWrap/>
            <w:vAlign w:val="center"/>
            <w:hideMark/>
          </w:tcPr>
          <w:p w14:paraId="4B88F729"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36.3%</w:t>
            </w:r>
          </w:p>
        </w:tc>
      </w:tr>
      <w:tr w:rsidR="005D4661" w:rsidRPr="005D4661" w14:paraId="000C1F68" w14:textId="77777777" w:rsidTr="005D4661">
        <w:trPr>
          <w:trHeight w:val="255"/>
          <w:jc w:val="center"/>
        </w:trPr>
        <w:tc>
          <w:tcPr>
            <w:tcW w:w="1280" w:type="dxa"/>
            <w:shd w:val="clear" w:color="auto" w:fill="auto"/>
            <w:noWrap/>
            <w:vAlign w:val="center"/>
            <w:hideMark/>
          </w:tcPr>
          <w:p w14:paraId="768BCB47"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2</w:t>
            </w:r>
          </w:p>
        </w:tc>
        <w:tc>
          <w:tcPr>
            <w:tcW w:w="2560" w:type="dxa"/>
            <w:gridSpan w:val="2"/>
            <w:vMerge/>
            <w:vAlign w:val="center"/>
            <w:hideMark/>
          </w:tcPr>
          <w:p w14:paraId="6C026A09" w14:textId="77777777" w:rsidR="005D4661" w:rsidRPr="005D4661" w:rsidRDefault="005D4661" w:rsidP="005D4661">
            <w:pPr>
              <w:spacing w:line="240" w:lineRule="auto"/>
              <w:rPr>
                <w:rFonts w:eastAsia="Times New Roman" w:cs="Calibri"/>
                <w:b/>
                <w:bCs/>
                <w:color w:val="000000" w:themeColor="text1"/>
                <w:sz w:val="22"/>
              </w:rPr>
            </w:pPr>
          </w:p>
        </w:tc>
        <w:tc>
          <w:tcPr>
            <w:tcW w:w="1080" w:type="dxa"/>
            <w:vMerge/>
            <w:vAlign w:val="center"/>
            <w:hideMark/>
          </w:tcPr>
          <w:p w14:paraId="33AAD63A" w14:textId="77777777" w:rsidR="005D4661" w:rsidRPr="005D4661" w:rsidRDefault="005D4661" w:rsidP="005D4661">
            <w:pPr>
              <w:spacing w:line="240" w:lineRule="auto"/>
              <w:rPr>
                <w:rFonts w:eastAsia="Times New Roman" w:cs="Calibri"/>
                <w:b/>
                <w:bCs/>
                <w:color w:val="000000" w:themeColor="text1"/>
                <w:sz w:val="22"/>
              </w:rPr>
            </w:pPr>
          </w:p>
        </w:tc>
        <w:tc>
          <w:tcPr>
            <w:tcW w:w="1080" w:type="dxa"/>
            <w:vMerge/>
            <w:vAlign w:val="center"/>
            <w:hideMark/>
          </w:tcPr>
          <w:p w14:paraId="3BE94BC2" w14:textId="77777777" w:rsidR="005D4661" w:rsidRPr="005D4661" w:rsidRDefault="005D4661" w:rsidP="005D4661">
            <w:pPr>
              <w:spacing w:line="240" w:lineRule="auto"/>
              <w:rPr>
                <w:rFonts w:eastAsia="Times New Roman" w:cs="Calibri"/>
                <w:b/>
                <w:bCs/>
                <w:color w:val="000000" w:themeColor="text1"/>
                <w:sz w:val="22"/>
              </w:rPr>
            </w:pPr>
          </w:p>
        </w:tc>
      </w:tr>
      <w:tr w:rsidR="005D4661" w:rsidRPr="005D4661" w14:paraId="259618C1" w14:textId="77777777" w:rsidTr="005D4661">
        <w:trPr>
          <w:trHeight w:val="255"/>
          <w:jc w:val="center"/>
        </w:trPr>
        <w:tc>
          <w:tcPr>
            <w:tcW w:w="1280" w:type="dxa"/>
            <w:shd w:val="clear" w:color="auto" w:fill="auto"/>
            <w:noWrap/>
            <w:vAlign w:val="center"/>
            <w:hideMark/>
          </w:tcPr>
          <w:p w14:paraId="6C1D88A8"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1</w:t>
            </w:r>
          </w:p>
        </w:tc>
        <w:tc>
          <w:tcPr>
            <w:tcW w:w="2560" w:type="dxa"/>
            <w:gridSpan w:val="2"/>
            <w:vMerge/>
            <w:vAlign w:val="center"/>
            <w:hideMark/>
          </w:tcPr>
          <w:p w14:paraId="441097DC" w14:textId="77777777" w:rsidR="005D4661" w:rsidRPr="005D4661" w:rsidRDefault="005D4661" w:rsidP="005D4661">
            <w:pPr>
              <w:spacing w:line="240" w:lineRule="auto"/>
              <w:rPr>
                <w:rFonts w:eastAsia="Times New Roman" w:cs="Calibri"/>
                <w:b/>
                <w:bCs/>
                <w:color w:val="000000" w:themeColor="text1"/>
                <w:sz w:val="22"/>
              </w:rPr>
            </w:pPr>
          </w:p>
        </w:tc>
        <w:tc>
          <w:tcPr>
            <w:tcW w:w="1080" w:type="dxa"/>
            <w:vMerge/>
            <w:vAlign w:val="center"/>
            <w:hideMark/>
          </w:tcPr>
          <w:p w14:paraId="4B9E99BB" w14:textId="77777777" w:rsidR="005D4661" w:rsidRPr="005D4661" w:rsidRDefault="005D4661" w:rsidP="005D4661">
            <w:pPr>
              <w:spacing w:line="240" w:lineRule="auto"/>
              <w:rPr>
                <w:rFonts w:eastAsia="Times New Roman" w:cs="Calibri"/>
                <w:b/>
                <w:bCs/>
                <w:color w:val="000000" w:themeColor="text1"/>
                <w:sz w:val="22"/>
              </w:rPr>
            </w:pPr>
          </w:p>
        </w:tc>
        <w:tc>
          <w:tcPr>
            <w:tcW w:w="1080" w:type="dxa"/>
            <w:vMerge/>
            <w:vAlign w:val="center"/>
            <w:hideMark/>
          </w:tcPr>
          <w:p w14:paraId="1E7C675D" w14:textId="77777777" w:rsidR="005D4661" w:rsidRPr="005D4661" w:rsidRDefault="005D4661" w:rsidP="005D4661">
            <w:pPr>
              <w:spacing w:line="240" w:lineRule="auto"/>
              <w:rPr>
                <w:rFonts w:eastAsia="Times New Roman" w:cs="Calibri"/>
                <w:b/>
                <w:bCs/>
                <w:color w:val="000000" w:themeColor="text1"/>
                <w:sz w:val="22"/>
              </w:rPr>
            </w:pPr>
          </w:p>
        </w:tc>
      </w:tr>
      <w:tr w:rsidR="005D4661" w:rsidRPr="005D4661" w14:paraId="5F3900C9" w14:textId="77777777" w:rsidTr="005D4661">
        <w:trPr>
          <w:trHeight w:val="255"/>
          <w:jc w:val="center"/>
        </w:trPr>
        <w:tc>
          <w:tcPr>
            <w:tcW w:w="1280" w:type="dxa"/>
            <w:shd w:val="clear" w:color="auto" w:fill="auto"/>
            <w:noWrap/>
            <w:vAlign w:val="center"/>
            <w:hideMark/>
          </w:tcPr>
          <w:p w14:paraId="0A405FE9" w14:textId="77777777" w:rsidR="005D4661" w:rsidRPr="005D4661" w:rsidRDefault="005D4661" w:rsidP="005D4661">
            <w:pPr>
              <w:spacing w:line="240" w:lineRule="auto"/>
              <w:jc w:val="center"/>
              <w:rPr>
                <w:rFonts w:eastAsia="Times New Roman" w:cs="Calibri"/>
                <w:b/>
                <w:bCs/>
                <w:color w:val="000000" w:themeColor="text1"/>
                <w:sz w:val="22"/>
              </w:rPr>
            </w:pPr>
          </w:p>
        </w:tc>
        <w:tc>
          <w:tcPr>
            <w:tcW w:w="1280" w:type="dxa"/>
            <w:shd w:val="clear" w:color="auto" w:fill="auto"/>
            <w:noWrap/>
            <w:vAlign w:val="center"/>
            <w:hideMark/>
          </w:tcPr>
          <w:p w14:paraId="62AC1F2C" w14:textId="77777777" w:rsidR="005D4661" w:rsidRPr="005D4661" w:rsidRDefault="005D4661" w:rsidP="005D4661">
            <w:pPr>
              <w:spacing w:line="240" w:lineRule="auto"/>
              <w:jc w:val="center"/>
              <w:rPr>
                <w:rFonts w:eastAsia="Times New Roman" w:cs="Times New Roman"/>
                <w:color w:val="000000" w:themeColor="text1"/>
                <w:sz w:val="20"/>
                <w:szCs w:val="20"/>
              </w:rPr>
            </w:pPr>
          </w:p>
        </w:tc>
        <w:tc>
          <w:tcPr>
            <w:tcW w:w="1280" w:type="dxa"/>
            <w:shd w:val="clear" w:color="auto" w:fill="auto"/>
            <w:noWrap/>
            <w:vAlign w:val="center"/>
            <w:hideMark/>
          </w:tcPr>
          <w:p w14:paraId="0034B74D" w14:textId="77777777" w:rsidR="005D4661" w:rsidRPr="005D4661" w:rsidRDefault="005D4661" w:rsidP="005D4661">
            <w:pPr>
              <w:spacing w:line="240" w:lineRule="auto"/>
              <w:jc w:val="center"/>
              <w:rPr>
                <w:rFonts w:eastAsia="Times New Roman" w:cs="Times New Roman"/>
                <w:color w:val="000000" w:themeColor="text1"/>
                <w:sz w:val="20"/>
                <w:szCs w:val="20"/>
              </w:rPr>
            </w:pPr>
          </w:p>
        </w:tc>
        <w:tc>
          <w:tcPr>
            <w:tcW w:w="1080" w:type="dxa"/>
            <w:shd w:val="clear" w:color="auto" w:fill="auto"/>
            <w:noWrap/>
            <w:vAlign w:val="center"/>
            <w:hideMark/>
          </w:tcPr>
          <w:p w14:paraId="0168B010" w14:textId="77777777" w:rsidR="005D4661" w:rsidRPr="005D4661" w:rsidRDefault="005D4661" w:rsidP="005D4661">
            <w:pPr>
              <w:spacing w:line="240" w:lineRule="auto"/>
              <w:jc w:val="center"/>
              <w:rPr>
                <w:rFonts w:eastAsia="Times New Roman" w:cs="Times New Roman"/>
                <w:color w:val="000000" w:themeColor="text1"/>
                <w:sz w:val="20"/>
                <w:szCs w:val="20"/>
              </w:rPr>
            </w:pPr>
          </w:p>
        </w:tc>
        <w:tc>
          <w:tcPr>
            <w:tcW w:w="1080" w:type="dxa"/>
            <w:shd w:val="clear" w:color="auto" w:fill="auto"/>
            <w:noWrap/>
            <w:vAlign w:val="center"/>
            <w:hideMark/>
          </w:tcPr>
          <w:p w14:paraId="2836F3F0" w14:textId="77777777" w:rsidR="005D4661" w:rsidRPr="005D4661" w:rsidRDefault="005D4661" w:rsidP="005D4661">
            <w:pPr>
              <w:spacing w:line="240" w:lineRule="auto"/>
              <w:jc w:val="center"/>
              <w:rPr>
                <w:rFonts w:eastAsia="Times New Roman" w:cs="Times New Roman"/>
                <w:color w:val="000000" w:themeColor="text1"/>
                <w:sz w:val="20"/>
                <w:szCs w:val="20"/>
              </w:rPr>
            </w:pPr>
          </w:p>
        </w:tc>
      </w:tr>
      <w:tr w:rsidR="005D4661" w:rsidRPr="005D4661" w14:paraId="3D061AC1" w14:textId="77777777" w:rsidTr="005D4661">
        <w:trPr>
          <w:trHeight w:val="255"/>
          <w:jc w:val="center"/>
        </w:trPr>
        <w:tc>
          <w:tcPr>
            <w:tcW w:w="3840" w:type="dxa"/>
            <w:gridSpan w:val="3"/>
            <w:shd w:val="clear" w:color="auto" w:fill="auto"/>
            <w:noWrap/>
            <w:vAlign w:val="center"/>
            <w:hideMark/>
          </w:tcPr>
          <w:p w14:paraId="28DFFFD4"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Totals</w:t>
            </w:r>
          </w:p>
        </w:tc>
        <w:tc>
          <w:tcPr>
            <w:tcW w:w="1080" w:type="dxa"/>
            <w:shd w:val="clear" w:color="auto" w:fill="auto"/>
            <w:noWrap/>
            <w:vAlign w:val="center"/>
            <w:hideMark/>
          </w:tcPr>
          <w:p w14:paraId="34663591"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12074.4</w:t>
            </w:r>
          </w:p>
        </w:tc>
        <w:tc>
          <w:tcPr>
            <w:tcW w:w="1080" w:type="dxa"/>
            <w:shd w:val="clear" w:color="auto" w:fill="auto"/>
            <w:noWrap/>
            <w:vAlign w:val="center"/>
            <w:hideMark/>
          </w:tcPr>
          <w:p w14:paraId="5021D570"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100.0%</w:t>
            </w:r>
          </w:p>
        </w:tc>
      </w:tr>
    </w:tbl>
    <w:p w14:paraId="08DA3538" w14:textId="77777777" w:rsidR="00C0059A" w:rsidRDefault="00C0059A" w:rsidP="00C0059A"/>
    <w:p w14:paraId="71BC6627" w14:textId="77777777" w:rsidR="005D4661" w:rsidRDefault="005D4661" w:rsidP="00C0059A"/>
    <w:p w14:paraId="18AEE8E5" w14:textId="60C22E9F" w:rsidR="005D4661" w:rsidRPr="00051830" w:rsidRDefault="005D4661" w:rsidP="005D4661">
      <w:pPr>
        <w:jc w:val="center"/>
        <w:rPr>
          <w:b/>
          <w:bCs/>
          <w:szCs w:val="24"/>
        </w:rPr>
      </w:pPr>
      <w:r w:rsidRPr="00051830">
        <w:rPr>
          <w:b/>
          <w:bCs/>
          <w:szCs w:val="24"/>
        </w:rPr>
        <w:lastRenderedPageBreak/>
        <w:t xml:space="preserve">Table </w:t>
      </w:r>
      <w:r>
        <w:rPr>
          <w:b/>
          <w:bCs/>
          <w:szCs w:val="24"/>
        </w:rPr>
        <w:t>9</w:t>
      </w:r>
      <w:r w:rsidRPr="00051830">
        <w:rPr>
          <w:b/>
          <w:bCs/>
          <w:szCs w:val="24"/>
        </w:rPr>
        <w:t xml:space="preserve">. </w:t>
      </w:r>
      <w:r>
        <w:rPr>
          <w:b/>
          <w:bCs/>
          <w:szCs w:val="24"/>
        </w:rPr>
        <w:t xml:space="preserve">Cluster-Wise </w:t>
      </w:r>
      <w:r w:rsidRPr="00051830">
        <w:rPr>
          <w:b/>
          <w:bCs/>
          <w:szCs w:val="24"/>
        </w:rPr>
        <w:t>Partitioning of Flow for PLT/PTS in well 16</w:t>
      </w:r>
      <w:r>
        <w:rPr>
          <w:b/>
          <w:bCs/>
          <w:szCs w:val="24"/>
        </w:rPr>
        <w:t>B</w:t>
      </w:r>
      <w:r w:rsidRPr="00051830">
        <w:rPr>
          <w:b/>
          <w:bCs/>
          <w:szCs w:val="24"/>
        </w:rPr>
        <w:t>(78)-32</w:t>
      </w:r>
      <w:r w:rsidRPr="00051830">
        <w:rPr>
          <w:b/>
          <w:bCs/>
          <w:szCs w:val="24"/>
        </w:rPr>
        <w:br/>
        <w:t>[</w:t>
      </w:r>
      <w:r>
        <w:rPr>
          <w:b/>
          <w:bCs/>
          <w:szCs w:val="24"/>
        </w:rPr>
        <w:t>Production is positive</w:t>
      </w:r>
      <w:r w:rsidRPr="00051830">
        <w:rPr>
          <w:b/>
          <w:bCs/>
          <w:szCs w:val="24"/>
        </w:rPr>
        <w:t>]</w:t>
      </w:r>
    </w:p>
    <w:p w14:paraId="39C50D20" w14:textId="77777777" w:rsidR="005D4661" w:rsidRPr="005D4661" w:rsidRDefault="005D4661" w:rsidP="00C0059A">
      <w:pPr>
        <w:rPr>
          <w:sz w:val="12"/>
          <w:szCs w:val="12"/>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0"/>
        <w:gridCol w:w="1280"/>
        <w:gridCol w:w="1280"/>
        <w:gridCol w:w="1080"/>
        <w:gridCol w:w="1080"/>
      </w:tblGrid>
      <w:tr w:rsidR="005D4661" w:rsidRPr="005D4661" w14:paraId="36D471A0" w14:textId="77777777" w:rsidTr="005D4661">
        <w:trPr>
          <w:trHeight w:val="255"/>
          <w:jc w:val="center"/>
        </w:trPr>
        <w:tc>
          <w:tcPr>
            <w:tcW w:w="1280" w:type="dxa"/>
            <w:vMerge w:val="restart"/>
            <w:shd w:val="clear" w:color="auto" w:fill="auto"/>
            <w:noWrap/>
            <w:vAlign w:val="center"/>
            <w:hideMark/>
          </w:tcPr>
          <w:p w14:paraId="2FDC54F6"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Stage</w:t>
            </w:r>
          </w:p>
        </w:tc>
        <w:tc>
          <w:tcPr>
            <w:tcW w:w="2560" w:type="dxa"/>
            <w:gridSpan w:val="2"/>
            <w:vMerge w:val="restart"/>
            <w:shd w:val="clear" w:color="auto" w:fill="auto"/>
            <w:noWrap/>
            <w:vAlign w:val="center"/>
            <w:hideMark/>
          </w:tcPr>
          <w:p w14:paraId="32B41FDC"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Perforations</w:t>
            </w:r>
          </w:p>
        </w:tc>
        <w:tc>
          <w:tcPr>
            <w:tcW w:w="1080" w:type="dxa"/>
            <w:shd w:val="clear" w:color="auto" w:fill="auto"/>
            <w:noWrap/>
            <w:vAlign w:val="center"/>
            <w:hideMark/>
          </w:tcPr>
          <w:p w14:paraId="43370121"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Water</w:t>
            </w:r>
          </w:p>
        </w:tc>
        <w:tc>
          <w:tcPr>
            <w:tcW w:w="1080" w:type="dxa"/>
            <w:shd w:val="clear" w:color="auto" w:fill="auto"/>
            <w:noWrap/>
            <w:vAlign w:val="center"/>
            <w:hideMark/>
          </w:tcPr>
          <w:p w14:paraId="30333065"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Water</w:t>
            </w:r>
          </w:p>
        </w:tc>
      </w:tr>
      <w:tr w:rsidR="005D4661" w:rsidRPr="005D4661" w14:paraId="2752148D" w14:textId="77777777" w:rsidTr="005D4661">
        <w:trPr>
          <w:trHeight w:val="255"/>
          <w:jc w:val="center"/>
        </w:trPr>
        <w:tc>
          <w:tcPr>
            <w:tcW w:w="1280" w:type="dxa"/>
            <w:vMerge/>
            <w:vAlign w:val="center"/>
            <w:hideMark/>
          </w:tcPr>
          <w:p w14:paraId="0F17E64A" w14:textId="77777777" w:rsidR="005D4661" w:rsidRPr="005D4661" w:rsidRDefault="005D4661" w:rsidP="005D4661">
            <w:pPr>
              <w:spacing w:line="240" w:lineRule="auto"/>
              <w:rPr>
                <w:rFonts w:eastAsia="Times New Roman" w:cs="Calibri"/>
                <w:b/>
                <w:bCs/>
                <w:color w:val="000000" w:themeColor="text1"/>
                <w:sz w:val="22"/>
              </w:rPr>
            </w:pPr>
          </w:p>
        </w:tc>
        <w:tc>
          <w:tcPr>
            <w:tcW w:w="2560" w:type="dxa"/>
            <w:gridSpan w:val="2"/>
            <w:vMerge/>
            <w:vAlign w:val="center"/>
            <w:hideMark/>
          </w:tcPr>
          <w:p w14:paraId="22EA4C39" w14:textId="77777777" w:rsidR="005D4661" w:rsidRPr="005D4661" w:rsidRDefault="005D4661" w:rsidP="005D4661">
            <w:pPr>
              <w:spacing w:line="240" w:lineRule="auto"/>
              <w:rPr>
                <w:rFonts w:eastAsia="Times New Roman" w:cs="Calibri"/>
                <w:b/>
                <w:bCs/>
                <w:color w:val="000000" w:themeColor="text1"/>
                <w:sz w:val="22"/>
              </w:rPr>
            </w:pPr>
          </w:p>
        </w:tc>
        <w:tc>
          <w:tcPr>
            <w:tcW w:w="1080" w:type="dxa"/>
            <w:shd w:val="clear" w:color="auto" w:fill="auto"/>
            <w:noWrap/>
            <w:vAlign w:val="center"/>
            <w:hideMark/>
          </w:tcPr>
          <w:p w14:paraId="117AE80C"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(bpd)</w:t>
            </w:r>
          </w:p>
        </w:tc>
        <w:tc>
          <w:tcPr>
            <w:tcW w:w="1080" w:type="dxa"/>
            <w:shd w:val="clear" w:color="auto" w:fill="auto"/>
            <w:noWrap/>
            <w:vAlign w:val="center"/>
            <w:hideMark/>
          </w:tcPr>
          <w:p w14:paraId="3324D6D2" w14:textId="77777777" w:rsidR="005D4661" w:rsidRPr="005D4661" w:rsidRDefault="005D4661" w:rsidP="005D4661">
            <w:pPr>
              <w:spacing w:line="240" w:lineRule="auto"/>
              <w:jc w:val="center"/>
              <w:rPr>
                <w:rFonts w:eastAsia="Times New Roman" w:cs="Calibri"/>
                <w:b/>
                <w:bCs/>
                <w:color w:val="000000" w:themeColor="text1"/>
                <w:sz w:val="22"/>
              </w:rPr>
            </w:pPr>
            <w:r w:rsidRPr="005D4661">
              <w:rPr>
                <w:rFonts w:eastAsia="Times New Roman" w:cs="Calibri"/>
                <w:b/>
                <w:bCs/>
                <w:color w:val="000000" w:themeColor="text1"/>
                <w:sz w:val="22"/>
              </w:rPr>
              <w:t>(%)</w:t>
            </w:r>
          </w:p>
        </w:tc>
      </w:tr>
      <w:tr w:rsidR="005D4661" w:rsidRPr="005D4661" w14:paraId="0D96B23C" w14:textId="77777777" w:rsidTr="005D4661">
        <w:trPr>
          <w:trHeight w:val="255"/>
          <w:jc w:val="center"/>
        </w:trPr>
        <w:tc>
          <w:tcPr>
            <w:tcW w:w="1280" w:type="dxa"/>
            <w:vMerge w:val="restart"/>
            <w:shd w:val="clear" w:color="auto" w:fill="auto"/>
            <w:noWrap/>
            <w:vAlign w:val="center"/>
            <w:hideMark/>
          </w:tcPr>
          <w:p w14:paraId="0CC56973"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5</w:t>
            </w:r>
          </w:p>
        </w:tc>
        <w:tc>
          <w:tcPr>
            <w:tcW w:w="1280" w:type="dxa"/>
            <w:shd w:val="clear" w:color="auto" w:fill="auto"/>
            <w:noWrap/>
            <w:vAlign w:val="center"/>
            <w:hideMark/>
          </w:tcPr>
          <w:p w14:paraId="0C6B2125"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8774</w:t>
            </w:r>
          </w:p>
        </w:tc>
        <w:tc>
          <w:tcPr>
            <w:tcW w:w="1280" w:type="dxa"/>
            <w:shd w:val="clear" w:color="auto" w:fill="auto"/>
            <w:noWrap/>
            <w:vAlign w:val="center"/>
            <w:hideMark/>
          </w:tcPr>
          <w:p w14:paraId="04E33D0C"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8778</w:t>
            </w:r>
          </w:p>
        </w:tc>
        <w:tc>
          <w:tcPr>
            <w:tcW w:w="1080" w:type="dxa"/>
            <w:shd w:val="clear" w:color="auto" w:fill="auto"/>
            <w:noWrap/>
            <w:vAlign w:val="center"/>
            <w:hideMark/>
          </w:tcPr>
          <w:p w14:paraId="1CA9961B"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trace</w:t>
            </w:r>
          </w:p>
        </w:tc>
        <w:tc>
          <w:tcPr>
            <w:tcW w:w="1080" w:type="dxa"/>
            <w:shd w:val="clear" w:color="auto" w:fill="auto"/>
            <w:noWrap/>
            <w:vAlign w:val="center"/>
            <w:hideMark/>
          </w:tcPr>
          <w:p w14:paraId="30F04BBF"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trace</w:t>
            </w:r>
          </w:p>
        </w:tc>
      </w:tr>
      <w:tr w:rsidR="005D4661" w:rsidRPr="005D4661" w14:paraId="6CE0198D" w14:textId="77777777" w:rsidTr="005D4661">
        <w:trPr>
          <w:trHeight w:val="255"/>
          <w:jc w:val="center"/>
        </w:trPr>
        <w:tc>
          <w:tcPr>
            <w:tcW w:w="1280" w:type="dxa"/>
            <w:vMerge/>
            <w:vAlign w:val="center"/>
            <w:hideMark/>
          </w:tcPr>
          <w:p w14:paraId="69406516" w14:textId="77777777" w:rsidR="005D4661" w:rsidRPr="005D4661" w:rsidRDefault="005D4661" w:rsidP="005D4661">
            <w:pPr>
              <w:spacing w:line="240" w:lineRule="auto"/>
              <w:rPr>
                <w:rFonts w:eastAsia="Times New Roman" w:cs="Calibri"/>
                <w:color w:val="000000" w:themeColor="text1"/>
                <w:sz w:val="22"/>
              </w:rPr>
            </w:pPr>
          </w:p>
        </w:tc>
        <w:tc>
          <w:tcPr>
            <w:tcW w:w="1280" w:type="dxa"/>
            <w:shd w:val="clear" w:color="auto" w:fill="auto"/>
            <w:noWrap/>
            <w:vAlign w:val="center"/>
            <w:hideMark/>
          </w:tcPr>
          <w:p w14:paraId="6672ED28"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8834</w:t>
            </w:r>
          </w:p>
        </w:tc>
        <w:tc>
          <w:tcPr>
            <w:tcW w:w="1280" w:type="dxa"/>
            <w:shd w:val="clear" w:color="auto" w:fill="auto"/>
            <w:noWrap/>
            <w:vAlign w:val="center"/>
            <w:hideMark/>
          </w:tcPr>
          <w:p w14:paraId="62011483"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8838</w:t>
            </w:r>
          </w:p>
        </w:tc>
        <w:tc>
          <w:tcPr>
            <w:tcW w:w="1080" w:type="dxa"/>
            <w:shd w:val="clear" w:color="auto" w:fill="auto"/>
            <w:noWrap/>
            <w:vAlign w:val="center"/>
            <w:hideMark/>
          </w:tcPr>
          <w:p w14:paraId="5E7CBE87"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1309.0</w:t>
            </w:r>
          </w:p>
        </w:tc>
        <w:tc>
          <w:tcPr>
            <w:tcW w:w="1080" w:type="dxa"/>
            <w:shd w:val="clear" w:color="auto" w:fill="auto"/>
            <w:noWrap/>
            <w:vAlign w:val="center"/>
            <w:hideMark/>
          </w:tcPr>
          <w:p w14:paraId="72A6322F"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10.8%</w:t>
            </w:r>
          </w:p>
        </w:tc>
      </w:tr>
      <w:tr w:rsidR="005D4661" w:rsidRPr="005D4661" w14:paraId="293A9D83" w14:textId="77777777" w:rsidTr="005D4661">
        <w:trPr>
          <w:trHeight w:val="255"/>
          <w:jc w:val="center"/>
        </w:trPr>
        <w:tc>
          <w:tcPr>
            <w:tcW w:w="1280" w:type="dxa"/>
            <w:vMerge/>
            <w:vAlign w:val="center"/>
            <w:hideMark/>
          </w:tcPr>
          <w:p w14:paraId="6C412663" w14:textId="77777777" w:rsidR="005D4661" w:rsidRPr="005D4661" w:rsidRDefault="005D4661" w:rsidP="005D4661">
            <w:pPr>
              <w:spacing w:line="240" w:lineRule="auto"/>
              <w:rPr>
                <w:rFonts w:eastAsia="Times New Roman" w:cs="Calibri"/>
                <w:color w:val="000000" w:themeColor="text1"/>
                <w:sz w:val="22"/>
              </w:rPr>
            </w:pPr>
          </w:p>
        </w:tc>
        <w:tc>
          <w:tcPr>
            <w:tcW w:w="1280" w:type="dxa"/>
            <w:shd w:val="clear" w:color="auto" w:fill="auto"/>
            <w:noWrap/>
            <w:vAlign w:val="center"/>
            <w:hideMark/>
          </w:tcPr>
          <w:p w14:paraId="1A6AA106"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8870</w:t>
            </w:r>
          </w:p>
        </w:tc>
        <w:tc>
          <w:tcPr>
            <w:tcW w:w="1280" w:type="dxa"/>
            <w:shd w:val="clear" w:color="auto" w:fill="auto"/>
            <w:noWrap/>
            <w:vAlign w:val="center"/>
            <w:hideMark/>
          </w:tcPr>
          <w:p w14:paraId="07B01CCE"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8874</w:t>
            </w:r>
          </w:p>
        </w:tc>
        <w:tc>
          <w:tcPr>
            <w:tcW w:w="1080" w:type="dxa"/>
            <w:shd w:val="clear" w:color="auto" w:fill="auto"/>
            <w:noWrap/>
            <w:vAlign w:val="center"/>
            <w:hideMark/>
          </w:tcPr>
          <w:p w14:paraId="0A4DB21A"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314.2</w:t>
            </w:r>
          </w:p>
        </w:tc>
        <w:tc>
          <w:tcPr>
            <w:tcW w:w="1080" w:type="dxa"/>
            <w:shd w:val="clear" w:color="auto" w:fill="auto"/>
            <w:noWrap/>
            <w:vAlign w:val="center"/>
            <w:hideMark/>
          </w:tcPr>
          <w:p w14:paraId="61B649D0"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2.6%</w:t>
            </w:r>
          </w:p>
        </w:tc>
      </w:tr>
      <w:tr w:rsidR="005D4661" w:rsidRPr="005D4661" w14:paraId="582CA3B1" w14:textId="77777777" w:rsidTr="005D4661">
        <w:trPr>
          <w:trHeight w:val="255"/>
          <w:jc w:val="center"/>
        </w:trPr>
        <w:tc>
          <w:tcPr>
            <w:tcW w:w="1280" w:type="dxa"/>
            <w:vMerge/>
            <w:vAlign w:val="center"/>
            <w:hideMark/>
          </w:tcPr>
          <w:p w14:paraId="48B9621D" w14:textId="77777777" w:rsidR="005D4661" w:rsidRPr="005D4661" w:rsidRDefault="005D4661" w:rsidP="005D4661">
            <w:pPr>
              <w:spacing w:line="240" w:lineRule="auto"/>
              <w:rPr>
                <w:rFonts w:eastAsia="Times New Roman" w:cs="Calibri"/>
                <w:color w:val="000000" w:themeColor="text1"/>
                <w:sz w:val="22"/>
              </w:rPr>
            </w:pPr>
          </w:p>
        </w:tc>
        <w:tc>
          <w:tcPr>
            <w:tcW w:w="1280" w:type="dxa"/>
            <w:shd w:val="clear" w:color="auto" w:fill="auto"/>
            <w:noWrap/>
            <w:vAlign w:val="center"/>
            <w:hideMark/>
          </w:tcPr>
          <w:p w14:paraId="0AF5BCDE"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8879</w:t>
            </w:r>
          </w:p>
        </w:tc>
        <w:tc>
          <w:tcPr>
            <w:tcW w:w="1280" w:type="dxa"/>
            <w:shd w:val="clear" w:color="auto" w:fill="auto"/>
            <w:noWrap/>
            <w:vAlign w:val="center"/>
            <w:hideMark/>
          </w:tcPr>
          <w:p w14:paraId="105B4B52"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8883</w:t>
            </w:r>
          </w:p>
        </w:tc>
        <w:tc>
          <w:tcPr>
            <w:tcW w:w="1080" w:type="dxa"/>
            <w:shd w:val="clear" w:color="auto" w:fill="auto"/>
            <w:noWrap/>
            <w:vAlign w:val="center"/>
            <w:hideMark/>
          </w:tcPr>
          <w:p w14:paraId="196544E2"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1489.0</w:t>
            </w:r>
          </w:p>
        </w:tc>
        <w:tc>
          <w:tcPr>
            <w:tcW w:w="1080" w:type="dxa"/>
            <w:shd w:val="clear" w:color="auto" w:fill="auto"/>
            <w:noWrap/>
            <w:vAlign w:val="center"/>
            <w:hideMark/>
          </w:tcPr>
          <w:p w14:paraId="5D105F80"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12.3%</w:t>
            </w:r>
          </w:p>
        </w:tc>
      </w:tr>
      <w:tr w:rsidR="005D4661" w:rsidRPr="005D4661" w14:paraId="72EE45F0" w14:textId="77777777" w:rsidTr="005D4661">
        <w:trPr>
          <w:trHeight w:val="255"/>
          <w:jc w:val="center"/>
        </w:trPr>
        <w:tc>
          <w:tcPr>
            <w:tcW w:w="1280" w:type="dxa"/>
            <w:vMerge w:val="restart"/>
            <w:shd w:val="clear" w:color="auto" w:fill="auto"/>
            <w:noWrap/>
            <w:vAlign w:val="center"/>
            <w:hideMark/>
          </w:tcPr>
          <w:p w14:paraId="4390903F"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4</w:t>
            </w:r>
          </w:p>
        </w:tc>
        <w:tc>
          <w:tcPr>
            <w:tcW w:w="1280" w:type="dxa"/>
            <w:shd w:val="clear" w:color="auto" w:fill="auto"/>
            <w:noWrap/>
            <w:vAlign w:val="center"/>
            <w:hideMark/>
          </w:tcPr>
          <w:p w14:paraId="1BFA9DA7"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8958</w:t>
            </w:r>
          </w:p>
        </w:tc>
        <w:tc>
          <w:tcPr>
            <w:tcW w:w="1280" w:type="dxa"/>
            <w:shd w:val="clear" w:color="auto" w:fill="auto"/>
            <w:noWrap/>
            <w:vAlign w:val="center"/>
            <w:hideMark/>
          </w:tcPr>
          <w:p w14:paraId="787EBE32"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8962</w:t>
            </w:r>
          </w:p>
        </w:tc>
        <w:tc>
          <w:tcPr>
            <w:tcW w:w="1080" w:type="dxa"/>
            <w:shd w:val="clear" w:color="auto" w:fill="auto"/>
            <w:noWrap/>
            <w:vAlign w:val="center"/>
            <w:hideMark/>
          </w:tcPr>
          <w:p w14:paraId="31537CA6"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1381.2</w:t>
            </w:r>
          </w:p>
        </w:tc>
        <w:tc>
          <w:tcPr>
            <w:tcW w:w="1080" w:type="dxa"/>
            <w:shd w:val="clear" w:color="auto" w:fill="auto"/>
            <w:noWrap/>
            <w:vAlign w:val="center"/>
            <w:hideMark/>
          </w:tcPr>
          <w:p w14:paraId="6AE1C923"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11.4%</w:t>
            </w:r>
          </w:p>
        </w:tc>
      </w:tr>
      <w:tr w:rsidR="005D4661" w:rsidRPr="005D4661" w14:paraId="1BFE1B7F" w14:textId="77777777" w:rsidTr="005D4661">
        <w:trPr>
          <w:trHeight w:val="255"/>
          <w:jc w:val="center"/>
        </w:trPr>
        <w:tc>
          <w:tcPr>
            <w:tcW w:w="1280" w:type="dxa"/>
            <w:vMerge/>
            <w:vAlign w:val="center"/>
            <w:hideMark/>
          </w:tcPr>
          <w:p w14:paraId="39FDFCB4" w14:textId="77777777" w:rsidR="005D4661" w:rsidRPr="005D4661" w:rsidRDefault="005D4661" w:rsidP="005D4661">
            <w:pPr>
              <w:spacing w:line="240" w:lineRule="auto"/>
              <w:rPr>
                <w:rFonts w:eastAsia="Times New Roman" w:cs="Calibri"/>
                <w:color w:val="000000" w:themeColor="text1"/>
                <w:sz w:val="22"/>
              </w:rPr>
            </w:pPr>
          </w:p>
        </w:tc>
        <w:tc>
          <w:tcPr>
            <w:tcW w:w="1280" w:type="dxa"/>
            <w:shd w:val="clear" w:color="auto" w:fill="auto"/>
            <w:noWrap/>
            <w:vAlign w:val="center"/>
            <w:hideMark/>
          </w:tcPr>
          <w:p w14:paraId="5FD44A40"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8995</w:t>
            </w:r>
          </w:p>
        </w:tc>
        <w:tc>
          <w:tcPr>
            <w:tcW w:w="1280" w:type="dxa"/>
            <w:shd w:val="clear" w:color="auto" w:fill="auto"/>
            <w:noWrap/>
            <w:vAlign w:val="center"/>
            <w:hideMark/>
          </w:tcPr>
          <w:p w14:paraId="6E315050"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8999</w:t>
            </w:r>
          </w:p>
        </w:tc>
        <w:tc>
          <w:tcPr>
            <w:tcW w:w="1080" w:type="dxa"/>
            <w:shd w:val="clear" w:color="auto" w:fill="auto"/>
            <w:noWrap/>
            <w:vAlign w:val="center"/>
            <w:hideMark/>
          </w:tcPr>
          <w:p w14:paraId="74E30FCF"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765.9</w:t>
            </w:r>
          </w:p>
        </w:tc>
        <w:tc>
          <w:tcPr>
            <w:tcW w:w="1080" w:type="dxa"/>
            <w:shd w:val="clear" w:color="auto" w:fill="auto"/>
            <w:noWrap/>
            <w:vAlign w:val="center"/>
            <w:hideMark/>
          </w:tcPr>
          <w:p w14:paraId="45E2770E"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6.3%</w:t>
            </w:r>
          </w:p>
        </w:tc>
      </w:tr>
      <w:tr w:rsidR="005D4661" w:rsidRPr="005D4661" w14:paraId="6272BE98" w14:textId="77777777" w:rsidTr="005D4661">
        <w:trPr>
          <w:trHeight w:val="255"/>
          <w:jc w:val="center"/>
        </w:trPr>
        <w:tc>
          <w:tcPr>
            <w:tcW w:w="1280" w:type="dxa"/>
            <w:vMerge/>
            <w:vAlign w:val="center"/>
            <w:hideMark/>
          </w:tcPr>
          <w:p w14:paraId="7E718E95" w14:textId="77777777" w:rsidR="005D4661" w:rsidRPr="005D4661" w:rsidRDefault="005D4661" w:rsidP="005D4661">
            <w:pPr>
              <w:spacing w:line="240" w:lineRule="auto"/>
              <w:rPr>
                <w:rFonts w:eastAsia="Times New Roman" w:cs="Calibri"/>
                <w:color w:val="000000" w:themeColor="text1"/>
                <w:sz w:val="22"/>
              </w:rPr>
            </w:pPr>
          </w:p>
        </w:tc>
        <w:tc>
          <w:tcPr>
            <w:tcW w:w="1280" w:type="dxa"/>
            <w:shd w:val="clear" w:color="auto" w:fill="auto"/>
            <w:noWrap/>
            <w:vAlign w:val="center"/>
            <w:hideMark/>
          </w:tcPr>
          <w:p w14:paraId="6577D3DA"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9026</w:t>
            </w:r>
          </w:p>
        </w:tc>
        <w:tc>
          <w:tcPr>
            <w:tcW w:w="1280" w:type="dxa"/>
            <w:shd w:val="clear" w:color="auto" w:fill="auto"/>
            <w:noWrap/>
            <w:vAlign w:val="center"/>
            <w:hideMark/>
          </w:tcPr>
          <w:p w14:paraId="4107376C"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9030</w:t>
            </w:r>
          </w:p>
        </w:tc>
        <w:tc>
          <w:tcPr>
            <w:tcW w:w="1080" w:type="dxa"/>
            <w:shd w:val="clear" w:color="auto" w:fill="auto"/>
            <w:noWrap/>
            <w:vAlign w:val="center"/>
            <w:hideMark/>
          </w:tcPr>
          <w:p w14:paraId="4CE61349"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1439.9</w:t>
            </w:r>
          </w:p>
        </w:tc>
        <w:tc>
          <w:tcPr>
            <w:tcW w:w="1080" w:type="dxa"/>
            <w:shd w:val="clear" w:color="auto" w:fill="auto"/>
            <w:noWrap/>
            <w:vAlign w:val="center"/>
            <w:hideMark/>
          </w:tcPr>
          <w:p w14:paraId="317EA452"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11.9%</w:t>
            </w:r>
          </w:p>
        </w:tc>
      </w:tr>
      <w:tr w:rsidR="005D4661" w:rsidRPr="005D4661" w14:paraId="67689568" w14:textId="77777777" w:rsidTr="005D4661">
        <w:trPr>
          <w:trHeight w:val="255"/>
          <w:jc w:val="center"/>
        </w:trPr>
        <w:tc>
          <w:tcPr>
            <w:tcW w:w="1280" w:type="dxa"/>
            <w:vMerge/>
            <w:vAlign w:val="center"/>
            <w:hideMark/>
          </w:tcPr>
          <w:p w14:paraId="6706C121" w14:textId="77777777" w:rsidR="005D4661" w:rsidRPr="005D4661" w:rsidRDefault="005D4661" w:rsidP="005D4661">
            <w:pPr>
              <w:spacing w:line="240" w:lineRule="auto"/>
              <w:rPr>
                <w:rFonts w:eastAsia="Times New Roman" w:cs="Calibri"/>
                <w:color w:val="000000" w:themeColor="text1"/>
                <w:sz w:val="22"/>
              </w:rPr>
            </w:pPr>
          </w:p>
        </w:tc>
        <w:tc>
          <w:tcPr>
            <w:tcW w:w="1280" w:type="dxa"/>
            <w:shd w:val="clear" w:color="auto" w:fill="auto"/>
            <w:noWrap/>
            <w:vAlign w:val="center"/>
            <w:hideMark/>
          </w:tcPr>
          <w:p w14:paraId="092C0F1F"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9054</w:t>
            </w:r>
          </w:p>
        </w:tc>
        <w:tc>
          <w:tcPr>
            <w:tcW w:w="1280" w:type="dxa"/>
            <w:shd w:val="clear" w:color="auto" w:fill="auto"/>
            <w:noWrap/>
            <w:vAlign w:val="center"/>
            <w:hideMark/>
          </w:tcPr>
          <w:p w14:paraId="7A4CBC99"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9058</w:t>
            </w:r>
          </w:p>
        </w:tc>
        <w:tc>
          <w:tcPr>
            <w:tcW w:w="1080" w:type="dxa"/>
            <w:shd w:val="clear" w:color="auto" w:fill="auto"/>
            <w:noWrap/>
            <w:vAlign w:val="center"/>
            <w:hideMark/>
          </w:tcPr>
          <w:p w14:paraId="6CEC3D74"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986.9</w:t>
            </w:r>
          </w:p>
        </w:tc>
        <w:tc>
          <w:tcPr>
            <w:tcW w:w="1080" w:type="dxa"/>
            <w:shd w:val="clear" w:color="auto" w:fill="auto"/>
            <w:noWrap/>
            <w:vAlign w:val="center"/>
            <w:hideMark/>
          </w:tcPr>
          <w:p w14:paraId="3DFE7F5B"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8.2%</w:t>
            </w:r>
          </w:p>
        </w:tc>
      </w:tr>
      <w:tr w:rsidR="005D4661" w:rsidRPr="005D4661" w14:paraId="6B0C4E08" w14:textId="77777777" w:rsidTr="005D4661">
        <w:trPr>
          <w:trHeight w:val="255"/>
          <w:jc w:val="center"/>
        </w:trPr>
        <w:tc>
          <w:tcPr>
            <w:tcW w:w="1280" w:type="dxa"/>
            <w:shd w:val="clear" w:color="auto" w:fill="auto"/>
            <w:noWrap/>
            <w:vAlign w:val="center"/>
            <w:hideMark/>
          </w:tcPr>
          <w:p w14:paraId="32389E55"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3</w:t>
            </w:r>
          </w:p>
        </w:tc>
        <w:tc>
          <w:tcPr>
            <w:tcW w:w="2560" w:type="dxa"/>
            <w:gridSpan w:val="2"/>
            <w:vMerge w:val="restart"/>
            <w:shd w:val="clear" w:color="auto" w:fill="auto"/>
            <w:noWrap/>
            <w:vAlign w:val="center"/>
            <w:hideMark/>
          </w:tcPr>
          <w:p w14:paraId="411EFDC4"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Below 9240</w:t>
            </w:r>
          </w:p>
        </w:tc>
        <w:tc>
          <w:tcPr>
            <w:tcW w:w="1080" w:type="dxa"/>
            <w:vMerge w:val="restart"/>
            <w:shd w:val="clear" w:color="auto" w:fill="auto"/>
            <w:noWrap/>
            <w:vAlign w:val="center"/>
            <w:hideMark/>
          </w:tcPr>
          <w:p w14:paraId="5CFA2EB4"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4388.3</w:t>
            </w:r>
          </w:p>
        </w:tc>
        <w:tc>
          <w:tcPr>
            <w:tcW w:w="1080" w:type="dxa"/>
            <w:vMerge w:val="restart"/>
            <w:shd w:val="clear" w:color="auto" w:fill="auto"/>
            <w:noWrap/>
            <w:vAlign w:val="center"/>
            <w:hideMark/>
          </w:tcPr>
          <w:p w14:paraId="04DE9BD1"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36.3%</w:t>
            </w:r>
          </w:p>
        </w:tc>
      </w:tr>
      <w:tr w:rsidR="005D4661" w:rsidRPr="005D4661" w14:paraId="041BD585" w14:textId="77777777" w:rsidTr="005D4661">
        <w:trPr>
          <w:trHeight w:val="255"/>
          <w:jc w:val="center"/>
        </w:trPr>
        <w:tc>
          <w:tcPr>
            <w:tcW w:w="1280" w:type="dxa"/>
            <w:shd w:val="clear" w:color="auto" w:fill="auto"/>
            <w:noWrap/>
            <w:vAlign w:val="center"/>
            <w:hideMark/>
          </w:tcPr>
          <w:p w14:paraId="521A7015"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2</w:t>
            </w:r>
          </w:p>
        </w:tc>
        <w:tc>
          <w:tcPr>
            <w:tcW w:w="2560" w:type="dxa"/>
            <w:gridSpan w:val="2"/>
            <w:vMerge/>
            <w:vAlign w:val="center"/>
            <w:hideMark/>
          </w:tcPr>
          <w:p w14:paraId="5B4AB41D" w14:textId="77777777" w:rsidR="005D4661" w:rsidRPr="005D4661" w:rsidRDefault="005D4661" w:rsidP="005D4661">
            <w:pPr>
              <w:spacing w:line="240" w:lineRule="auto"/>
              <w:rPr>
                <w:rFonts w:eastAsia="Times New Roman" w:cs="Calibri"/>
                <w:color w:val="000000" w:themeColor="text1"/>
                <w:sz w:val="22"/>
              </w:rPr>
            </w:pPr>
          </w:p>
        </w:tc>
        <w:tc>
          <w:tcPr>
            <w:tcW w:w="1080" w:type="dxa"/>
            <w:vMerge/>
            <w:vAlign w:val="center"/>
            <w:hideMark/>
          </w:tcPr>
          <w:p w14:paraId="5BEC983F" w14:textId="77777777" w:rsidR="005D4661" w:rsidRPr="005D4661" w:rsidRDefault="005D4661" w:rsidP="005D4661">
            <w:pPr>
              <w:spacing w:line="240" w:lineRule="auto"/>
              <w:rPr>
                <w:rFonts w:eastAsia="Times New Roman" w:cs="Calibri"/>
                <w:color w:val="000000" w:themeColor="text1"/>
                <w:sz w:val="22"/>
              </w:rPr>
            </w:pPr>
          </w:p>
        </w:tc>
        <w:tc>
          <w:tcPr>
            <w:tcW w:w="1080" w:type="dxa"/>
            <w:vMerge/>
            <w:vAlign w:val="center"/>
            <w:hideMark/>
          </w:tcPr>
          <w:p w14:paraId="1E998F51" w14:textId="77777777" w:rsidR="005D4661" w:rsidRPr="005D4661" w:rsidRDefault="005D4661" w:rsidP="005D4661">
            <w:pPr>
              <w:spacing w:line="240" w:lineRule="auto"/>
              <w:rPr>
                <w:rFonts w:eastAsia="Times New Roman" w:cs="Calibri"/>
                <w:color w:val="000000" w:themeColor="text1"/>
                <w:sz w:val="22"/>
              </w:rPr>
            </w:pPr>
          </w:p>
        </w:tc>
      </w:tr>
      <w:tr w:rsidR="005D4661" w:rsidRPr="005D4661" w14:paraId="4B4AE63B" w14:textId="77777777" w:rsidTr="005D4661">
        <w:trPr>
          <w:trHeight w:val="255"/>
          <w:jc w:val="center"/>
        </w:trPr>
        <w:tc>
          <w:tcPr>
            <w:tcW w:w="1280" w:type="dxa"/>
            <w:shd w:val="clear" w:color="auto" w:fill="auto"/>
            <w:noWrap/>
            <w:vAlign w:val="center"/>
            <w:hideMark/>
          </w:tcPr>
          <w:p w14:paraId="3ADB008C"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w:t>
            </w:r>
          </w:p>
        </w:tc>
        <w:tc>
          <w:tcPr>
            <w:tcW w:w="2560" w:type="dxa"/>
            <w:gridSpan w:val="2"/>
            <w:vMerge/>
            <w:vAlign w:val="center"/>
            <w:hideMark/>
          </w:tcPr>
          <w:p w14:paraId="7EB0BB4B" w14:textId="77777777" w:rsidR="005D4661" w:rsidRPr="005D4661" w:rsidRDefault="005D4661" w:rsidP="005D4661">
            <w:pPr>
              <w:spacing w:line="240" w:lineRule="auto"/>
              <w:rPr>
                <w:rFonts w:eastAsia="Times New Roman" w:cs="Calibri"/>
                <w:color w:val="000000" w:themeColor="text1"/>
                <w:sz w:val="22"/>
              </w:rPr>
            </w:pPr>
          </w:p>
        </w:tc>
        <w:tc>
          <w:tcPr>
            <w:tcW w:w="1080" w:type="dxa"/>
            <w:vMerge/>
            <w:vAlign w:val="center"/>
            <w:hideMark/>
          </w:tcPr>
          <w:p w14:paraId="5D0E348A" w14:textId="77777777" w:rsidR="005D4661" w:rsidRPr="005D4661" w:rsidRDefault="005D4661" w:rsidP="005D4661">
            <w:pPr>
              <w:spacing w:line="240" w:lineRule="auto"/>
              <w:rPr>
                <w:rFonts w:eastAsia="Times New Roman" w:cs="Calibri"/>
                <w:color w:val="000000" w:themeColor="text1"/>
                <w:sz w:val="22"/>
              </w:rPr>
            </w:pPr>
          </w:p>
        </w:tc>
        <w:tc>
          <w:tcPr>
            <w:tcW w:w="1080" w:type="dxa"/>
            <w:vMerge/>
            <w:vAlign w:val="center"/>
            <w:hideMark/>
          </w:tcPr>
          <w:p w14:paraId="05027B90" w14:textId="77777777" w:rsidR="005D4661" w:rsidRPr="005D4661" w:rsidRDefault="005D4661" w:rsidP="005D4661">
            <w:pPr>
              <w:spacing w:line="240" w:lineRule="auto"/>
              <w:rPr>
                <w:rFonts w:eastAsia="Times New Roman" w:cs="Calibri"/>
                <w:color w:val="000000" w:themeColor="text1"/>
                <w:sz w:val="22"/>
              </w:rPr>
            </w:pPr>
          </w:p>
        </w:tc>
      </w:tr>
      <w:tr w:rsidR="005D4661" w:rsidRPr="005D4661" w14:paraId="7D406B54" w14:textId="77777777" w:rsidTr="005D4661">
        <w:trPr>
          <w:trHeight w:val="255"/>
          <w:jc w:val="center"/>
        </w:trPr>
        <w:tc>
          <w:tcPr>
            <w:tcW w:w="3840" w:type="dxa"/>
            <w:gridSpan w:val="3"/>
            <w:shd w:val="clear" w:color="auto" w:fill="auto"/>
            <w:noWrap/>
            <w:vAlign w:val="center"/>
            <w:hideMark/>
          </w:tcPr>
          <w:p w14:paraId="1BB679F9"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Totals</w:t>
            </w:r>
          </w:p>
        </w:tc>
        <w:tc>
          <w:tcPr>
            <w:tcW w:w="1080" w:type="dxa"/>
            <w:shd w:val="clear" w:color="auto" w:fill="auto"/>
            <w:noWrap/>
            <w:vAlign w:val="center"/>
            <w:hideMark/>
          </w:tcPr>
          <w:p w14:paraId="42720825"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12074.4</w:t>
            </w:r>
          </w:p>
        </w:tc>
        <w:tc>
          <w:tcPr>
            <w:tcW w:w="1080" w:type="dxa"/>
            <w:shd w:val="clear" w:color="auto" w:fill="auto"/>
            <w:noWrap/>
            <w:vAlign w:val="center"/>
            <w:hideMark/>
          </w:tcPr>
          <w:p w14:paraId="2BAF403F" w14:textId="77777777" w:rsidR="005D4661" w:rsidRPr="005D4661" w:rsidRDefault="005D4661" w:rsidP="005D4661">
            <w:pPr>
              <w:spacing w:line="240" w:lineRule="auto"/>
              <w:jc w:val="center"/>
              <w:rPr>
                <w:rFonts w:eastAsia="Times New Roman" w:cs="Calibri"/>
                <w:color w:val="000000" w:themeColor="text1"/>
                <w:sz w:val="22"/>
              </w:rPr>
            </w:pPr>
            <w:r w:rsidRPr="005D4661">
              <w:rPr>
                <w:rFonts w:eastAsia="Times New Roman" w:cs="Calibri"/>
                <w:color w:val="000000" w:themeColor="text1"/>
                <w:sz w:val="22"/>
              </w:rPr>
              <w:t>100.0%</w:t>
            </w:r>
          </w:p>
        </w:tc>
      </w:tr>
    </w:tbl>
    <w:p w14:paraId="2B387C03" w14:textId="77777777" w:rsidR="00C0059A" w:rsidRDefault="00C0059A" w:rsidP="00C0059A"/>
    <w:p w14:paraId="0935E6F8" w14:textId="6A4FD898" w:rsidR="003A7406" w:rsidRDefault="003A7406" w:rsidP="003A7406">
      <w:pPr>
        <w:jc w:val="center"/>
      </w:pPr>
      <w:r>
        <w:rPr>
          <w:noProof/>
        </w:rPr>
        <w:drawing>
          <wp:inline distT="0" distB="0" distL="0" distR="0" wp14:anchorId="65E92A32" wp14:editId="39A46205">
            <wp:extent cx="3302500" cy="2147887"/>
            <wp:effectExtent l="0" t="0" r="0" b="5080"/>
            <wp:docPr id="1415647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24040" cy="2161896"/>
                    </a:xfrm>
                    <a:prstGeom prst="rect">
                      <a:avLst/>
                    </a:prstGeom>
                    <a:noFill/>
                  </pic:spPr>
                </pic:pic>
              </a:graphicData>
            </a:graphic>
          </wp:inline>
        </w:drawing>
      </w:r>
    </w:p>
    <w:p w14:paraId="7BC1EA93" w14:textId="77777777" w:rsidR="00925B24" w:rsidRPr="00925B24" w:rsidRDefault="00925B24" w:rsidP="003A7406">
      <w:pPr>
        <w:jc w:val="center"/>
        <w:rPr>
          <w:sz w:val="6"/>
          <w:szCs w:val="6"/>
        </w:rPr>
      </w:pPr>
    </w:p>
    <w:p w14:paraId="1163B9AB" w14:textId="39D684C7" w:rsidR="00925B24" w:rsidRDefault="00925B24" w:rsidP="003A7406">
      <w:pPr>
        <w:jc w:val="center"/>
      </w:pPr>
      <w:r>
        <w:rPr>
          <w:noProof/>
        </w:rPr>
        <w:drawing>
          <wp:inline distT="0" distB="0" distL="0" distR="0" wp14:anchorId="75B08DD9" wp14:editId="759A276C">
            <wp:extent cx="4950852" cy="2438400"/>
            <wp:effectExtent l="0" t="0" r="2540" b="0"/>
            <wp:docPr id="1995780306"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58739" name="Picture 1" descr="A table with numbers and text&#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98585" cy="2461909"/>
                    </a:xfrm>
                    <a:prstGeom prst="rect">
                      <a:avLst/>
                    </a:prstGeom>
                    <a:noFill/>
                    <a:ln>
                      <a:noFill/>
                    </a:ln>
                  </pic:spPr>
                </pic:pic>
              </a:graphicData>
            </a:graphic>
          </wp:inline>
        </w:drawing>
      </w:r>
    </w:p>
    <w:p w14:paraId="73EA5B62" w14:textId="77777777" w:rsidR="003A7406" w:rsidRPr="00925B24" w:rsidRDefault="003A7406" w:rsidP="003A7406">
      <w:pPr>
        <w:rPr>
          <w:sz w:val="6"/>
          <w:szCs w:val="6"/>
        </w:rPr>
      </w:pPr>
    </w:p>
    <w:p w14:paraId="58CF0F6A" w14:textId="47C9292F" w:rsidR="003A7406" w:rsidRDefault="003A7406" w:rsidP="003A7406">
      <w:pPr>
        <w:jc w:val="both"/>
        <w:rPr>
          <w:b/>
          <w:bCs/>
        </w:rPr>
      </w:pPr>
      <w:r w:rsidRPr="003A7406">
        <w:rPr>
          <w:b/>
          <w:bCs/>
        </w:rPr>
        <w:t xml:space="preserve">Figure 15. August 26, </w:t>
      </w:r>
      <w:r w:rsidR="00E43091" w:rsidRPr="003A7406">
        <w:rPr>
          <w:b/>
          <w:bCs/>
        </w:rPr>
        <w:t>2024,</w:t>
      </w:r>
      <w:r w:rsidRPr="003A7406">
        <w:rPr>
          <w:b/>
          <w:bCs/>
        </w:rPr>
        <w:t xml:space="preserve"> PLT/PTS on well 16B(78)-32, showing the distribution of inflow for stages 5 and 4 and cumulative below stage 4.</w:t>
      </w:r>
    </w:p>
    <w:p w14:paraId="7B3AD116" w14:textId="77777777" w:rsidR="0036545E" w:rsidRPr="003A7406" w:rsidRDefault="0036545E" w:rsidP="003A7406">
      <w:pPr>
        <w:jc w:val="both"/>
        <w:rPr>
          <w:b/>
          <w:bCs/>
        </w:rPr>
      </w:pPr>
    </w:p>
    <w:p w14:paraId="00C0ADA6" w14:textId="77777777" w:rsidR="003A7406" w:rsidRDefault="003A7406" w:rsidP="003A7406">
      <w:pPr>
        <w:jc w:val="center"/>
      </w:pPr>
      <w:r>
        <w:rPr>
          <w:noProof/>
        </w:rPr>
        <w:drawing>
          <wp:inline distT="0" distB="0" distL="0" distR="0" wp14:anchorId="3A1649EA" wp14:editId="24470A7C">
            <wp:extent cx="4085006" cy="3325184"/>
            <wp:effectExtent l="0" t="0" r="0" b="8890"/>
            <wp:docPr id="806237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37424"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00310" cy="3337641"/>
                    </a:xfrm>
                    <a:prstGeom prst="rect">
                      <a:avLst/>
                    </a:prstGeom>
                    <a:noFill/>
                  </pic:spPr>
                </pic:pic>
              </a:graphicData>
            </a:graphic>
          </wp:inline>
        </w:drawing>
      </w:r>
    </w:p>
    <w:p w14:paraId="4D016115" w14:textId="46246A40" w:rsidR="003A7406" w:rsidRPr="003A7406" w:rsidRDefault="003A7406" w:rsidP="003A7406">
      <w:pPr>
        <w:jc w:val="both"/>
        <w:rPr>
          <w:b/>
          <w:bCs/>
        </w:rPr>
      </w:pPr>
      <w:r w:rsidRPr="003A7406">
        <w:rPr>
          <w:b/>
          <w:bCs/>
        </w:rPr>
        <w:t>Figure 1</w:t>
      </w:r>
      <w:r>
        <w:rPr>
          <w:b/>
          <w:bCs/>
        </w:rPr>
        <w:t>6</w:t>
      </w:r>
      <w:r w:rsidRPr="003A7406">
        <w:rPr>
          <w:b/>
          <w:bCs/>
        </w:rPr>
        <w:t xml:space="preserve">. August 26, </w:t>
      </w:r>
      <w:r w:rsidR="00E43091" w:rsidRPr="003A7406">
        <w:rPr>
          <w:b/>
          <w:bCs/>
        </w:rPr>
        <w:t>2024,</w:t>
      </w:r>
      <w:r w:rsidRPr="003A7406">
        <w:rPr>
          <w:b/>
          <w:bCs/>
        </w:rPr>
        <w:t xml:space="preserve"> PLT/PTS on well 16B(78)-32, showing the distribution of inflow for </w:t>
      </w:r>
      <w:r>
        <w:rPr>
          <w:b/>
          <w:bCs/>
        </w:rPr>
        <w:t>stage</w:t>
      </w:r>
      <w:r w:rsidRPr="003A7406">
        <w:rPr>
          <w:b/>
          <w:bCs/>
        </w:rPr>
        <w:t xml:space="preserve"> 4.</w:t>
      </w:r>
    </w:p>
    <w:p w14:paraId="0DA34E59" w14:textId="77777777" w:rsidR="003A7406" w:rsidRDefault="003A7406" w:rsidP="003A7406">
      <w:pPr>
        <w:jc w:val="center"/>
      </w:pPr>
    </w:p>
    <w:p w14:paraId="76C37965" w14:textId="77777777" w:rsidR="003A7406" w:rsidRDefault="003A7406" w:rsidP="003A7406">
      <w:pPr>
        <w:jc w:val="center"/>
      </w:pPr>
      <w:r w:rsidRPr="003A7406">
        <w:rPr>
          <w:noProof/>
        </w:rPr>
        <w:drawing>
          <wp:inline distT="0" distB="0" distL="0" distR="0" wp14:anchorId="1AD8D5FF" wp14:editId="3C72B52D">
            <wp:extent cx="4566724" cy="3528965"/>
            <wp:effectExtent l="0" t="0" r="5715" b="0"/>
            <wp:docPr id="936709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8242" cy="3537866"/>
                    </a:xfrm>
                    <a:prstGeom prst="rect">
                      <a:avLst/>
                    </a:prstGeom>
                    <a:noFill/>
                    <a:ln>
                      <a:noFill/>
                    </a:ln>
                  </pic:spPr>
                </pic:pic>
              </a:graphicData>
            </a:graphic>
          </wp:inline>
        </w:drawing>
      </w:r>
    </w:p>
    <w:p w14:paraId="1544C0AD" w14:textId="67CE6D9B" w:rsidR="003A7406" w:rsidRPr="003A7406" w:rsidRDefault="003A7406" w:rsidP="003A7406">
      <w:pPr>
        <w:jc w:val="both"/>
        <w:rPr>
          <w:b/>
          <w:bCs/>
        </w:rPr>
      </w:pPr>
      <w:r w:rsidRPr="003A7406">
        <w:rPr>
          <w:b/>
          <w:bCs/>
        </w:rPr>
        <w:t>Figure 1</w:t>
      </w:r>
      <w:r>
        <w:rPr>
          <w:b/>
          <w:bCs/>
        </w:rPr>
        <w:t>7</w:t>
      </w:r>
      <w:r w:rsidRPr="003A7406">
        <w:rPr>
          <w:b/>
          <w:bCs/>
        </w:rPr>
        <w:t>. August 26, 2024</w:t>
      </w:r>
      <w:r>
        <w:rPr>
          <w:b/>
          <w:bCs/>
        </w:rPr>
        <w:t>,</w:t>
      </w:r>
      <w:r w:rsidRPr="003A7406">
        <w:rPr>
          <w:b/>
          <w:bCs/>
        </w:rPr>
        <w:t xml:space="preserve"> PLT/PTS on well 16B(78)-32, showing the distribution of inflow for </w:t>
      </w:r>
      <w:r>
        <w:rPr>
          <w:b/>
          <w:bCs/>
        </w:rPr>
        <w:t>stage</w:t>
      </w:r>
      <w:r w:rsidRPr="003A7406">
        <w:rPr>
          <w:b/>
          <w:bCs/>
        </w:rPr>
        <w:t xml:space="preserve"> </w:t>
      </w:r>
      <w:r>
        <w:rPr>
          <w:b/>
          <w:bCs/>
        </w:rPr>
        <w:t>5</w:t>
      </w:r>
      <w:r w:rsidRPr="003A7406">
        <w:rPr>
          <w:b/>
          <w:bCs/>
        </w:rPr>
        <w:t>.</w:t>
      </w:r>
      <w:r>
        <w:rPr>
          <w:b/>
          <w:bCs/>
        </w:rPr>
        <w:t xml:space="preserve"> Note that stage 5 was perforated but not stimulated.</w:t>
      </w:r>
    </w:p>
    <w:p w14:paraId="0F777108" w14:textId="77777777" w:rsidR="00C0059A" w:rsidRDefault="00C0059A" w:rsidP="00C0059A"/>
    <w:p w14:paraId="657C6EDF" w14:textId="77777777" w:rsidR="005D4661" w:rsidRDefault="005D4661" w:rsidP="00272AF3">
      <w:r>
        <w:rPr>
          <w:noProof/>
        </w:rPr>
        <w:lastRenderedPageBreak/>
        <w:drawing>
          <wp:inline distT="0" distB="0" distL="0" distR="0" wp14:anchorId="44983667" wp14:editId="3E1D14BB">
            <wp:extent cx="5691229" cy="7320016"/>
            <wp:effectExtent l="0" t="0" r="5080" b="0"/>
            <wp:docPr id="283595960"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95960" name="Picture 1" descr="A diagram of a graph&#10;&#10;Description automatically generated with medium confidence"/>
                    <pic:cNvPicPr/>
                  </pic:nvPicPr>
                  <pic:blipFill>
                    <a:blip r:embed="rId32"/>
                    <a:stretch>
                      <a:fillRect/>
                    </a:stretch>
                  </pic:blipFill>
                  <pic:spPr>
                    <a:xfrm>
                      <a:off x="0" y="0"/>
                      <a:ext cx="5691229" cy="7320016"/>
                    </a:xfrm>
                    <a:prstGeom prst="rect">
                      <a:avLst/>
                    </a:prstGeom>
                  </pic:spPr>
                </pic:pic>
              </a:graphicData>
            </a:graphic>
          </wp:inline>
        </w:drawing>
      </w:r>
    </w:p>
    <w:p w14:paraId="7877FDCB" w14:textId="77777777" w:rsidR="005D4661" w:rsidRDefault="005D4661" w:rsidP="005D4661"/>
    <w:p w14:paraId="59C3CC70" w14:textId="446D307E" w:rsidR="005D4661" w:rsidRPr="007B2337" w:rsidRDefault="007B2337" w:rsidP="005D4661">
      <w:pPr>
        <w:rPr>
          <w:b/>
          <w:bCs/>
        </w:rPr>
      </w:pPr>
      <w:r w:rsidRPr="007B2337">
        <w:rPr>
          <w:b/>
          <w:bCs/>
        </w:rPr>
        <w:t>Figure 18. August 26, 2024, PLT/PTS on well 16B(78)-32, showing the distribution of inflow</w:t>
      </w:r>
      <w:r>
        <w:rPr>
          <w:b/>
          <w:bCs/>
        </w:rPr>
        <w:t>.</w:t>
      </w:r>
    </w:p>
    <w:p w14:paraId="57BB710F" w14:textId="77777777" w:rsidR="005D4661" w:rsidRDefault="005D4661" w:rsidP="005D4661">
      <w:r>
        <w:rPr>
          <w:noProof/>
          <w14:ligatures w14:val="standardContextual"/>
        </w:rPr>
        <w:lastRenderedPageBreak/>
        <w:drawing>
          <wp:inline distT="0" distB="0" distL="0" distR="0" wp14:anchorId="321B3777" wp14:editId="4C0A2014">
            <wp:extent cx="5653129" cy="7300966"/>
            <wp:effectExtent l="0" t="0" r="5080" b="0"/>
            <wp:docPr id="1485919260"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19260" name="Picture 1" descr="A diagram of a graph&#10;&#10;Description automatically generated with medium confidence"/>
                    <pic:cNvPicPr/>
                  </pic:nvPicPr>
                  <pic:blipFill>
                    <a:blip r:embed="rId33"/>
                    <a:stretch>
                      <a:fillRect/>
                    </a:stretch>
                  </pic:blipFill>
                  <pic:spPr>
                    <a:xfrm>
                      <a:off x="0" y="0"/>
                      <a:ext cx="5653129" cy="7300966"/>
                    </a:xfrm>
                    <a:prstGeom prst="rect">
                      <a:avLst/>
                    </a:prstGeom>
                  </pic:spPr>
                </pic:pic>
              </a:graphicData>
            </a:graphic>
          </wp:inline>
        </w:drawing>
      </w:r>
    </w:p>
    <w:p w14:paraId="3FC6235C" w14:textId="77777777" w:rsidR="005D4661" w:rsidRDefault="005D4661" w:rsidP="005D4661"/>
    <w:p w14:paraId="0314595E" w14:textId="47223DC1" w:rsidR="007B2337" w:rsidRPr="007B2337" w:rsidRDefault="007B2337" w:rsidP="007B2337">
      <w:pPr>
        <w:rPr>
          <w:b/>
          <w:bCs/>
        </w:rPr>
      </w:pPr>
      <w:r w:rsidRPr="007B2337">
        <w:rPr>
          <w:b/>
          <w:bCs/>
        </w:rPr>
        <w:t>Figure 1</w:t>
      </w:r>
      <w:r>
        <w:rPr>
          <w:b/>
          <w:bCs/>
        </w:rPr>
        <w:t>9</w:t>
      </w:r>
      <w:r w:rsidRPr="007B2337">
        <w:rPr>
          <w:b/>
          <w:bCs/>
        </w:rPr>
        <w:t>. August 26, 2024, PLT/PTS on well 16B(78)-32, showing the distribution of inflow</w:t>
      </w:r>
      <w:r>
        <w:rPr>
          <w:b/>
          <w:bCs/>
        </w:rPr>
        <w:t>.</w:t>
      </w:r>
    </w:p>
    <w:p w14:paraId="0DC6DFC7" w14:textId="77777777" w:rsidR="005D4661" w:rsidRDefault="005D4661" w:rsidP="005D4661"/>
    <w:p w14:paraId="26523414" w14:textId="77777777" w:rsidR="005D4661" w:rsidRDefault="005D4661" w:rsidP="005D4661">
      <w:r>
        <w:rPr>
          <w:noProof/>
          <w14:ligatures w14:val="standardContextual"/>
        </w:rPr>
        <w:lastRenderedPageBreak/>
        <w:drawing>
          <wp:inline distT="0" distB="0" distL="0" distR="0" wp14:anchorId="1C67F9AD" wp14:editId="04341B98">
            <wp:extent cx="5657891" cy="7377166"/>
            <wp:effectExtent l="0" t="0" r="0" b="0"/>
            <wp:docPr id="1499901685" name="Picture 1" descr="A graph with multiple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01685" name="Picture 1" descr="A graph with multiple colored lines&#10;&#10;Description automatically generated"/>
                    <pic:cNvPicPr/>
                  </pic:nvPicPr>
                  <pic:blipFill>
                    <a:blip r:embed="rId34"/>
                    <a:stretch>
                      <a:fillRect/>
                    </a:stretch>
                  </pic:blipFill>
                  <pic:spPr>
                    <a:xfrm>
                      <a:off x="0" y="0"/>
                      <a:ext cx="5657891" cy="7377166"/>
                    </a:xfrm>
                    <a:prstGeom prst="rect">
                      <a:avLst/>
                    </a:prstGeom>
                  </pic:spPr>
                </pic:pic>
              </a:graphicData>
            </a:graphic>
          </wp:inline>
        </w:drawing>
      </w:r>
    </w:p>
    <w:p w14:paraId="5903B400" w14:textId="77777777" w:rsidR="005D4661" w:rsidRDefault="005D4661" w:rsidP="005D4661"/>
    <w:p w14:paraId="175811F4" w14:textId="185EFFE4" w:rsidR="007B2337" w:rsidRPr="007B2337" w:rsidRDefault="007B2337" w:rsidP="007B2337">
      <w:pPr>
        <w:rPr>
          <w:b/>
          <w:bCs/>
        </w:rPr>
      </w:pPr>
      <w:r w:rsidRPr="007B2337">
        <w:rPr>
          <w:b/>
          <w:bCs/>
        </w:rPr>
        <w:t xml:space="preserve">Figure </w:t>
      </w:r>
      <w:r>
        <w:rPr>
          <w:b/>
          <w:bCs/>
        </w:rPr>
        <w:t>20</w:t>
      </w:r>
      <w:r w:rsidRPr="007B2337">
        <w:rPr>
          <w:b/>
          <w:bCs/>
        </w:rPr>
        <w:t>. August 26, 2024, PLT/PTS on well 16B(78)-32, showing the distribution of inflow</w:t>
      </w:r>
      <w:r>
        <w:rPr>
          <w:b/>
          <w:bCs/>
        </w:rPr>
        <w:t>.</w:t>
      </w:r>
    </w:p>
    <w:p w14:paraId="502ADC73" w14:textId="77777777" w:rsidR="007B2337" w:rsidRDefault="007B2337" w:rsidP="005D4661"/>
    <w:p w14:paraId="519F8C85" w14:textId="0F3A0A3B" w:rsidR="004C7B6E" w:rsidRDefault="004C7B6E" w:rsidP="005D4661">
      <w:r>
        <w:rPr>
          <w:noProof/>
          <w14:ligatures w14:val="standardContextual"/>
        </w:rPr>
        <w:lastRenderedPageBreak/>
        <w:drawing>
          <wp:inline distT="0" distB="0" distL="0" distR="0" wp14:anchorId="40A7245E" wp14:editId="3581F263">
            <wp:extent cx="5686467" cy="7348591"/>
            <wp:effectExtent l="0" t="0" r="0" b="5080"/>
            <wp:docPr id="216210976" name="Picture 1" descr="A chart with multiple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10976" name="Picture 1" descr="A chart with multiple colored lines&#10;&#10;Description automatically generated"/>
                    <pic:cNvPicPr/>
                  </pic:nvPicPr>
                  <pic:blipFill>
                    <a:blip r:embed="rId35"/>
                    <a:stretch>
                      <a:fillRect/>
                    </a:stretch>
                  </pic:blipFill>
                  <pic:spPr>
                    <a:xfrm>
                      <a:off x="0" y="0"/>
                      <a:ext cx="5686467" cy="7348591"/>
                    </a:xfrm>
                    <a:prstGeom prst="rect">
                      <a:avLst/>
                    </a:prstGeom>
                  </pic:spPr>
                </pic:pic>
              </a:graphicData>
            </a:graphic>
          </wp:inline>
        </w:drawing>
      </w:r>
    </w:p>
    <w:p w14:paraId="0D504EC4" w14:textId="77777777" w:rsidR="004C7B6E" w:rsidRDefault="004C7B6E" w:rsidP="005D4661"/>
    <w:p w14:paraId="037D325A" w14:textId="42C97881" w:rsidR="007B2337" w:rsidRPr="007B2337" w:rsidRDefault="007B2337" w:rsidP="007B2337">
      <w:pPr>
        <w:rPr>
          <w:b/>
          <w:bCs/>
        </w:rPr>
      </w:pPr>
      <w:r w:rsidRPr="007B2337">
        <w:rPr>
          <w:b/>
          <w:bCs/>
        </w:rPr>
        <w:t xml:space="preserve">Figure </w:t>
      </w:r>
      <w:r>
        <w:rPr>
          <w:b/>
          <w:bCs/>
        </w:rPr>
        <w:t>21</w:t>
      </w:r>
      <w:r w:rsidRPr="007B2337">
        <w:rPr>
          <w:b/>
          <w:bCs/>
        </w:rPr>
        <w:t>. August 26, 2024, PLT/PTS on well 16B(78)-32, showing the distribution of inflow</w:t>
      </w:r>
      <w:r>
        <w:rPr>
          <w:b/>
          <w:bCs/>
        </w:rPr>
        <w:t>.</w:t>
      </w:r>
    </w:p>
    <w:p w14:paraId="797E75E1" w14:textId="77777777" w:rsidR="007B2337" w:rsidRDefault="007B2337" w:rsidP="005D4661"/>
    <w:p w14:paraId="29373BF1" w14:textId="577AB431" w:rsidR="004C7B6E" w:rsidRDefault="004C7B6E" w:rsidP="005D4661">
      <w:r>
        <w:rPr>
          <w:noProof/>
          <w14:ligatures w14:val="standardContextual"/>
        </w:rPr>
        <w:lastRenderedPageBreak/>
        <w:drawing>
          <wp:inline distT="0" distB="0" distL="0" distR="0" wp14:anchorId="195FA741" wp14:editId="0C459985">
            <wp:extent cx="5715042" cy="7324779"/>
            <wp:effectExtent l="0" t="0" r="0" b="9525"/>
            <wp:docPr id="43886382" name="Picture 1" descr="A chart with multiple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6382" name="Picture 1" descr="A chart with multiple colored lines&#10;&#10;Description automatically generated with medium confidence"/>
                    <pic:cNvPicPr/>
                  </pic:nvPicPr>
                  <pic:blipFill>
                    <a:blip r:embed="rId36"/>
                    <a:stretch>
                      <a:fillRect/>
                    </a:stretch>
                  </pic:blipFill>
                  <pic:spPr>
                    <a:xfrm>
                      <a:off x="0" y="0"/>
                      <a:ext cx="5715042" cy="7324779"/>
                    </a:xfrm>
                    <a:prstGeom prst="rect">
                      <a:avLst/>
                    </a:prstGeom>
                  </pic:spPr>
                </pic:pic>
              </a:graphicData>
            </a:graphic>
          </wp:inline>
        </w:drawing>
      </w:r>
    </w:p>
    <w:p w14:paraId="4774BDC1" w14:textId="77777777" w:rsidR="005D4661" w:rsidRDefault="005D4661" w:rsidP="005D4661"/>
    <w:p w14:paraId="4620C9ED" w14:textId="143B35D6" w:rsidR="007B2337" w:rsidRPr="007B2337" w:rsidRDefault="007B2337" w:rsidP="007B2337">
      <w:pPr>
        <w:rPr>
          <w:b/>
          <w:bCs/>
        </w:rPr>
      </w:pPr>
      <w:r w:rsidRPr="007B2337">
        <w:rPr>
          <w:b/>
          <w:bCs/>
        </w:rPr>
        <w:t xml:space="preserve">Figure </w:t>
      </w:r>
      <w:r>
        <w:rPr>
          <w:b/>
          <w:bCs/>
        </w:rPr>
        <w:t>22</w:t>
      </w:r>
      <w:r w:rsidRPr="007B2337">
        <w:rPr>
          <w:b/>
          <w:bCs/>
        </w:rPr>
        <w:t>. August 26, 2024, PLT/PTS on well 16B(78)-32, showing the distribution of inflow</w:t>
      </w:r>
      <w:r>
        <w:rPr>
          <w:b/>
          <w:bCs/>
        </w:rPr>
        <w:t>.</w:t>
      </w:r>
    </w:p>
    <w:p w14:paraId="564DC655" w14:textId="77777777" w:rsidR="005D4661" w:rsidRDefault="005D4661" w:rsidP="005D4661"/>
    <w:p w14:paraId="6D16B764" w14:textId="30FA5ABA" w:rsidR="00293640" w:rsidRDefault="00293640" w:rsidP="00C56BB9">
      <w:pPr>
        <w:pStyle w:val="Heading1"/>
      </w:pPr>
      <w:bookmarkStart w:id="9" w:name="_Toc179382295"/>
      <w:r w:rsidRPr="00DD77AC">
        <w:lastRenderedPageBreak/>
        <w:t>Sampling and Additive Metering/Testing Procedure</w:t>
      </w:r>
      <w:bookmarkEnd w:id="8"/>
      <w:bookmarkEnd w:id="9"/>
    </w:p>
    <w:p w14:paraId="3C86E3EC" w14:textId="77777777" w:rsidR="00925B24" w:rsidRPr="00925B24" w:rsidRDefault="00925B24" w:rsidP="00925B24"/>
    <w:p w14:paraId="42930FE9" w14:textId="77777777" w:rsidR="00293640" w:rsidRPr="00C56BB9" w:rsidRDefault="00293640" w:rsidP="00C56BB9">
      <w:pPr>
        <w:pStyle w:val="Heading2"/>
      </w:pPr>
      <w:bookmarkStart w:id="10" w:name="_Toc172114024"/>
      <w:bookmarkStart w:id="11" w:name="_Toc179382296"/>
      <w:r w:rsidRPr="00C56BB9">
        <w:t>Pre-Test Assessments</w:t>
      </w:r>
      <w:bookmarkEnd w:id="10"/>
      <w:bookmarkEnd w:id="11"/>
    </w:p>
    <w:p w14:paraId="1ED62774" w14:textId="75D1994B" w:rsidR="00293640" w:rsidRDefault="00293640" w:rsidP="00293640">
      <w:pPr>
        <w:jc w:val="both"/>
        <w:rPr>
          <w:szCs w:val="24"/>
        </w:rPr>
      </w:pPr>
      <w:r w:rsidRPr="00830EBD">
        <w:rPr>
          <w:szCs w:val="24"/>
        </w:rPr>
        <w:t xml:space="preserve">One liter of water from the 125,000 bbl pit has been </w:t>
      </w:r>
      <w:r>
        <w:rPr>
          <w:szCs w:val="24"/>
        </w:rPr>
        <w:t>analyzed by</w:t>
      </w:r>
      <w:r w:rsidRPr="00830EBD">
        <w:rPr>
          <w:szCs w:val="24"/>
        </w:rPr>
        <w:t xml:space="preserve"> Paul Heinstein</w:t>
      </w:r>
      <w:r w:rsidR="00C56BB9">
        <w:rPr>
          <w:szCs w:val="24"/>
        </w:rPr>
        <w:t xml:space="preserve">, </w:t>
      </w:r>
      <w:r w:rsidR="00C56BB9" w:rsidRPr="00C56BB9">
        <w:rPr>
          <w:szCs w:val="24"/>
        </w:rPr>
        <w:t>HWTR, LLC</w:t>
      </w:r>
      <w:r w:rsidRPr="00830EBD">
        <w:rPr>
          <w:szCs w:val="24"/>
        </w:rPr>
        <w:t xml:space="preserve">. </w:t>
      </w:r>
      <w:r w:rsidR="00C56BB9">
        <w:rPr>
          <w:szCs w:val="24"/>
        </w:rPr>
        <w:t>The results are shown in Table 10</w:t>
      </w:r>
      <w:r w:rsidRPr="00830EBD">
        <w:rPr>
          <w:szCs w:val="24"/>
        </w:rPr>
        <w:t xml:space="preserve">. </w:t>
      </w:r>
    </w:p>
    <w:p w14:paraId="18B43D66" w14:textId="77777777" w:rsidR="00293640" w:rsidRDefault="00293640" w:rsidP="00293640"/>
    <w:p w14:paraId="72D3B3B2" w14:textId="50FABE37" w:rsidR="00C56BB9" w:rsidRPr="00C56BB9" w:rsidRDefault="00C56BB9" w:rsidP="00C56BB9">
      <w:pPr>
        <w:jc w:val="center"/>
        <w:rPr>
          <w:b/>
          <w:bCs/>
        </w:rPr>
      </w:pPr>
      <w:r w:rsidRPr="00C56BB9">
        <w:rPr>
          <w:b/>
          <w:bCs/>
        </w:rPr>
        <w:t>Table 10. Water Analysis Per-Circulation (125,000 bbl pit)</w:t>
      </w:r>
    </w:p>
    <w:p w14:paraId="07200194" w14:textId="77777777" w:rsidR="00C56BB9" w:rsidRDefault="00C56BB9" w:rsidP="00C56BB9">
      <w:pPr>
        <w:jc w:val="center"/>
      </w:pPr>
    </w:p>
    <w:tbl>
      <w:tblPr>
        <w:tblW w:w="4102" w:type="dxa"/>
        <w:jc w:val="center"/>
        <w:tblCellMar>
          <w:left w:w="0" w:type="dxa"/>
          <w:right w:w="0" w:type="dxa"/>
        </w:tblCellMar>
        <w:tblLook w:val="04A0" w:firstRow="1" w:lastRow="0" w:firstColumn="1" w:lastColumn="0" w:noHBand="0" w:noVBand="1"/>
      </w:tblPr>
      <w:tblGrid>
        <w:gridCol w:w="1542"/>
        <w:gridCol w:w="1662"/>
        <w:gridCol w:w="898"/>
      </w:tblGrid>
      <w:tr w:rsidR="00293640" w:rsidRPr="00925B24" w14:paraId="673874D2" w14:textId="77777777" w:rsidTr="00156179">
        <w:trPr>
          <w:trHeight w:val="288"/>
          <w:jc w:val="center"/>
        </w:trPr>
        <w:tc>
          <w:tcPr>
            <w:tcW w:w="1542" w:type="dxa"/>
            <w:tcMar>
              <w:top w:w="15" w:type="dxa"/>
              <w:left w:w="15" w:type="dxa"/>
              <w:bottom w:w="0" w:type="dxa"/>
              <w:right w:w="15" w:type="dxa"/>
            </w:tcMar>
            <w:vAlign w:val="bottom"/>
            <w:hideMark/>
          </w:tcPr>
          <w:p w14:paraId="55A424A1" w14:textId="77777777" w:rsidR="00293640" w:rsidRPr="00925B24" w:rsidRDefault="00293640" w:rsidP="0013385A">
            <w:pPr>
              <w:rPr>
                <w:b/>
                <w:bCs/>
                <w:color w:val="000000"/>
                <w:kern w:val="2"/>
                <w:sz w:val="20"/>
                <w:szCs w:val="20"/>
                <w14:ligatures w14:val="standardContextual"/>
              </w:rPr>
            </w:pPr>
            <w:r w:rsidRPr="00925B24">
              <w:rPr>
                <w:b/>
                <w:bCs/>
                <w:color w:val="000000"/>
                <w:kern w:val="2"/>
                <w:sz w:val="20"/>
                <w:szCs w:val="20"/>
                <w14:ligatures w14:val="standardContextual"/>
              </w:rPr>
              <w:t>Parameter</w:t>
            </w:r>
          </w:p>
        </w:tc>
        <w:tc>
          <w:tcPr>
            <w:tcW w:w="1662" w:type="dxa"/>
            <w:tcMar>
              <w:top w:w="15" w:type="dxa"/>
              <w:left w:w="15" w:type="dxa"/>
              <w:bottom w:w="0" w:type="dxa"/>
              <w:right w:w="15" w:type="dxa"/>
            </w:tcMar>
            <w:vAlign w:val="bottom"/>
            <w:hideMark/>
          </w:tcPr>
          <w:p w14:paraId="151E25A2" w14:textId="77777777" w:rsidR="00293640" w:rsidRPr="00925B24" w:rsidRDefault="00293640" w:rsidP="0013385A">
            <w:pPr>
              <w:jc w:val="center"/>
              <w:rPr>
                <w:b/>
                <w:bCs/>
                <w:color w:val="000000"/>
                <w:kern w:val="2"/>
                <w:sz w:val="20"/>
                <w:szCs w:val="20"/>
                <w14:ligatures w14:val="standardContextual"/>
              </w:rPr>
            </w:pPr>
            <w:r w:rsidRPr="00925B24">
              <w:rPr>
                <w:b/>
                <w:bCs/>
                <w:color w:val="000000"/>
                <w:kern w:val="2"/>
                <w:sz w:val="20"/>
                <w:szCs w:val="20"/>
                <w14:ligatures w14:val="standardContextual"/>
              </w:rPr>
              <w:t>Units</w:t>
            </w:r>
          </w:p>
        </w:tc>
        <w:tc>
          <w:tcPr>
            <w:tcW w:w="898" w:type="dxa"/>
            <w:tcMar>
              <w:top w:w="15" w:type="dxa"/>
              <w:left w:w="15" w:type="dxa"/>
              <w:bottom w:w="0" w:type="dxa"/>
              <w:right w:w="15" w:type="dxa"/>
            </w:tcMar>
            <w:vAlign w:val="bottom"/>
            <w:hideMark/>
          </w:tcPr>
          <w:p w14:paraId="409675F8" w14:textId="77777777" w:rsidR="00293640" w:rsidRPr="00925B24" w:rsidRDefault="00293640" w:rsidP="0013385A">
            <w:pPr>
              <w:jc w:val="center"/>
              <w:rPr>
                <w:b/>
                <w:bCs/>
                <w:color w:val="000000"/>
                <w:kern w:val="2"/>
                <w:sz w:val="20"/>
                <w:szCs w:val="20"/>
                <w14:ligatures w14:val="standardContextual"/>
              </w:rPr>
            </w:pPr>
            <w:r w:rsidRPr="00925B24">
              <w:rPr>
                <w:b/>
                <w:bCs/>
                <w:color w:val="000000"/>
                <w:kern w:val="2"/>
                <w:sz w:val="20"/>
                <w:szCs w:val="20"/>
                <w14:ligatures w14:val="standardContextual"/>
              </w:rPr>
              <w:t>Result</w:t>
            </w:r>
          </w:p>
        </w:tc>
      </w:tr>
      <w:tr w:rsidR="00293640" w:rsidRPr="00925B24" w14:paraId="0F45DE3B" w14:textId="77777777" w:rsidTr="00156179">
        <w:trPr>
          <w:trHeight w:val="288"/>
          <w:jc w:val="center"/>
        </w:trPr>
        <w:tc>
          <w:tcPr>
            <w:tcW w:w="0" w:type="auto"/>
            <w:tcMar>
              <w:top w:w="15" w:type="dxa"/>
              <w:left w:w="15" w:type="dxa"/>
              <w:bottom w:w="0" w:type="dxa"/>
              <w:right w:w="15" w:type="dxa"/>
            </w:tcMar>
            <w:vAlign w:val="bottom"/>
            <w:hideMark/>
          </w:tcPr>
          <w:p w14:paraId="7BE6924C"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ATP free</w:t>
            </w:r>
          </w:p>
        </w:tc>
        <w:tc>
          <w:tcPr>
            <w:tcW w:w="1662" w:type="dxa"/>
            <w:tcMar>
              <w:top w:w="15" w:type="dxa"/>
              <w:left w:w="15" w:type="dxa"/>
              <w:bottom w:w="0" w:type="dxa"/>
              <w:right w:w="15" w:type="dxa"/>
            </w:tcMar>
            <w:vAlign w:val="bottom"/>
            <w:hideMark/>
          </w:tcPr>
          <w:p w14:paraId="57877108"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RLU</w:t>
            </w:r>
          </w:p>
        </w:tc>
        <w:tc>
          <w:tcPr>
            <w:tcW w:w="0" w:type="auto"/>
            <w:tcMar>
              <w:top w:w="15" w:type="dxa"/>
              <w:left w:w="15" w:type="dxa"/>
              <w:bottom w:w="0" w:type="dxa"/>
              <w:right w:w="15" w:type="dxa"/>
            </w:tcMar>
            <w:vAlign w:val="bottom"/>
            <w:hideMark/>
          </w:tcPr>
          <w:p w14:paraId="020830D4"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0</w:t>
            </w:r>
          </w:p>
        </w:tc>
      </w:tr>
      <w:tr w:rsidR="00293640" w:rsidRPr="00925B24" w14:paraId="0A0F8A73" w14:textId="77777777" w:rsidTr="00156179">
        <w:trPr>
          <w:trHeight w:val="288"/>
          <w:jc w:val="center"/>
        </w:trPr>
        <w:tc>
          <w:tcPr>
            <w:tcW w:w="0" w:type="auto"/>
            <w:tcMar>
              <w:top w:w="15" w:type="dxa"/>
              <w:left w:w="15" w:type="dxa"/>
              <w:bottom w:w="0" w:type="dxa"/>
              <w:right w:w="15" w:type="dxa"/>
            </w:tcMar>
            <w:vAlign w:val="bottom"/>
            <w:hideMark/>
          </w:tcPr>
          <w:p w14:paraId="066B2D2B"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O</w:t>
            </w:r>
            <w:r w:rsidRPr="00925B24">
              <w:rPr>
                <w:color w:val="000000"/>
                <w:kern w:val="2"/>
                <w:sz w:val="20"/>
                <w:szCs w:val="20"/>
                <w:vertAlign w:val="subscript"/>
                <w14:ligatures w14:val="standardContextual"/>
              </w:rPr>
              <w:t>2</w:t>
            </w:r>
          </w:p>
        </w:tc>
        <w:tc>
          <w:tcPr>
            <w:tcW w:w="1662" w:type="dxa"/>
            <w:tcMar>
              <w:top w:w="15" w:type="dxa"/>
              <w:left w:w="15" w:type="dxa"/>
              <w:bottom w:w="0" w:type="dxa"/>
              <w:right w:w="15" w:type="dxa"/>
            </w:tcMar>
            <w:vAlign w:val="bottom"/>
            <w:hideMark/>
          </w:tcPr>
          <w:p w14:paraId="58B089C9"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ppm</w:t>
            </w:r>
          </w:p>
        </w:tc>
        <w:tc>
          <w:tcPr>
            <w:tcW w:w="0" w:type="auto"/>
            <w:tcMar>
              <w:top w:w="15" w:type="dxa"/>
              <w:left w:w="15" w:type="dxa"/>
              <w:bottom w:w="0" w:type="dxa"/>
              <w:right w:w="15" w:type="dxa"/>
            </w:tcMar>
            <w:vAlign w:val="bottom"/>
            <w:hideMark/>
          </w:tcPr>
          <w:p w14:paraId="07A2C295"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5 to 6</w:t>
            </w:r>
          </w:p>
        </w:tc>
      </w:tr>
      <w:tr w:rsidR="00293640" w:rsidRPr="00925B24" w14:paraId="2B25C0C9" w14:textId="77777777" w:rsidTr="00156179">
        <w:trPr>
          <w:trHeight w:val="288"/>
          <w:jc w:val="center"/>
        </w:trPr>
        <w:tc>
          <w:tcPr>
            <w:tcW w:w="0" w:type="auto"/>
            <w:tcMar>
              <w:top w:w="15" w:type="dxa"/>
              <w:left w:w="15" w:type="dxa"/>
              <w:bottom w:w="0" w:type="dxa"/>
              <w:right w:w="15" w:type="dxa"/>
            </w:tcMar>
            <w:vAlign w:val="bottom"/>
            <w:hideMark/>
          </w:tcPr>
          <w:p w14:paraId="113F19B9"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pH</w:t>
            </w:r>
          </w:p>
        </w:tc>
        <w:tc>
          <w:tcPr>
            <w:tcW w:w="1662" w:type="dxa"/>
            <w:tcMar>
              <w:top w:w="15" w:type="dxa"/>
              <w:left w:w="15" w:type="dxa"/>
              <w:bottom w:w="0" w:type="dxa"/>
              <w:right w:w="15" w:type="dxa"/>
            </w:tcMar>
            <w:vAlign w:val="bottom"/>
            <w:hideMark/>
          </w:tcPr>
          <w:p w14:paraId="3CCA8DAC" w14:textId="77777777" w:rsidR="00293640" w:rsidRPr="00925B24" w:rsidRDefault="00293640" w:rsidP="0013385A">
            <w:pPr>
              <w:rPr>
                <w:color w:val="000000"/>
                <w:kern w:val="2"/>
                <w:sz w:val="20"/>
                <w:szCs w:val="20"/>
                <w14:ligatures w14:val="standardContextual"/>
              </w:rPr>
            </w:pPr>
          </w:p>
        </w:tc>
        <w:tc>
          <w:tcPr>
            <w:tcW w:w="0" w:type="auto"/>
            <w:tcMar>
              <w:top w:w="15" w:type="dxa"/>
              <w:left w:w="15" w:type="dxa"/>
              <w:bottom w:w="0" w:type="dxa"/>
              <w:right w:w="15" w:type="dxa"/>
            </w:tcMar>
            <w:vAlign w:val="bottom"/>
            <w:hideMark/>
          </w:tcPr>
          <w:p w14:paraId="41A9D38E" w14:textId="77777777" w:rsidR="00293640" w:rsidRPr="00925B24" w:rsidRDefault="00293640" w:rsidP="0013385A">
            <w:pPr>
              <w:jc w:val="center"/>
              <w:rPr>
                <w:rFonts w:cs="Aptos"/>
                <w:color w:val="000000"/>
                <w:kern w:val="2"/>
                <w:sz w:val="20"/>
                <w:szCs w:val="20"/>
                <w14:ligatures w14:val="standardContextual"/>
              </w:rPr>
            </w:pPr>
            <w:r w:rsidRPr="00925B24">
              <w:rPr>
                <w:color w:val="000000"/>
                <w:kern w:val="2"/>
                <w:sz w:val="20"/>
                <w:szCs w:val="20"/>
                <w14:ligatures w14:val="standardContextual"/>
              </w:rPr>
              <w:t>7.8</w:t>
            </w:r>
          </w:p>
        </w:tc>
      </w:tr>
      <w:tr w:rsidR="00293640" w:rsidRPr="00925B24" w14:paraId="65DAFB0C" w14:textId="77777777" w:rsidTr="00156179">
        <w:trPr>
          <w:trHeight w:val="288"/>
          <w:jc w:val="center"/>
        </w:trPr>
        <w:tc>
          <w:tcPr>
            <w:tcW w:w="0" w:type="auto"/>
            <w:tcMar>
              <w:top w:w="15" w:type="dxa"/>
              <w:left w:w="15" w:type="dxa"/>
              <w:bottom w:w="0" w:type="dxa"/>
              <w:right w:w="15" w:type="dxa"/>
            </w:tcMar>
            <w:vAlign w:val="bottom"/>
            <w:hideMark/>
          </w:tcPr>
          <w:p w14:paraId="62619C75"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Conductivity</w:t>
            </w:r>
          </w:p>
        </w:tc>
        <w:tc>
          <w:tcPr>
            <w:tcW w:w="1662" w:type="dxa"/>
            <w:tcMar>
              <w:top w:w="15" w:type="dxa"/>
              <w:left w:w="15" w:type="dxa"/>
              <w:bottom w:w="0" w:type="dxa"/>
              <w:right w:w="15" w:type="dxa"/>
            </w:tcMar>
            <w:vAlign w:val="bottom"/>
            <w:hideMark/>
          </w:tcPr>
          <w:p w14:paraId="55BC329B"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mS/cm</w:t>
            </w:r>
          </w:p>
        </w:tc>
        <w:tc>
          <w:tcPr>
            <w:tcW w:w="0" w:type="auto"/>
            <w:tcMar>
              <w:top w:w="15" w:type="dxa"/>
              <w:left w:w="15" w:type="dxa"/>
              <w:bottom w:w="0" w:type="dxa"/>
              <w:right w:w="15" w:type="dxa"/>
            </w:tcMar>
            <w:vAlign w:val="bottom"/>
            <w:hideMark/>
          </w:tcPr>
          <w:p w14:paraId="2FEE590C"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10.95</w:t>
            </w:r>
          </w:p>
        </w:tc>
      </w:tr>
      <w:tr w:rsidR="00293640" w:rsidRPr="00925B24" w14:paraId="1DCB3999" w14:textId="77777777" w:rsidTr="00156179">
        <w:trPr>
          <w:trHeight w:val="288"/>
          <w:jc w:val="center"/>
        </w:trPr>
        <w:tc>
          <w:tcPr>
            <w:tcW w:w="0" w:type="auto"/>
            <w:tcMar>
              <w:top w:w="15" w:type="dxa"/>
              <w:left w:w="15" w:type="dxa"/>
              <w:bottom w:w="0" w:type="dxa"/>
              <w:right w:w="15" w:type="dxa"/>
            </w:tcMar>
            <w:vAlign w:val="bottom"/>
            <w:hideMark/>
          </w:tcPr>
          <w:p w14:paraId="1CDDE576"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SiO</w:t>
            </w:r>
            <w:r w:rsidRPr="00925B24">
              <w:rPr>
                <w:color w:val="000000"/>
                <w:kern w:val="2"/>
                <w:sz w:val="20"/>
                <w:szCs w:val="20"/>
                <w:vertAlign w:val="subscript"/>
                <w14:ligatures w14:val="standardContextual"/>
              </w:rPr>
              <w:t>2</w:t>
            </w:r>
          </w:p>
        </w:tc>
        <w:tc>
          <w:tcPr>
            <w:tcW w:w="1662" w:type="dxa"/>
            <w:tcMar>
              <w:top w:w="15" w:type="dxa"/>
              <w:left w:w="15" w:type="dxa"/>
              <w:bottom w:w="0" w:type="dxa"/>
              <w:right w:w="15" w:type="dxa"/>
            </w:tcMar>
            <w:vAlign w:val="bottom"/>
            <w:hideMark/>
          </w:tcPr>
          <w:p w14:paraId="07B89B24"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ppm</w:t>
            </w:r>
          </w:p>
        </w:tc>
        <w:tc>
          <w:tcPr>
            <w:tcW w:w="0" w:type="auto"/>
            <w:tcMar>
              <w:top w:w="15" w:type="dxa"/>
              <w:left w:w="15" w:type="dxa"/>
              <w:bottom w:w="0" w:type="dxa"/>
              <w:right w:w="15" w:type="dxa"/>
            </w:tcMar>
            <w:vAlign w:val="bottom"/>
            <w:hideMark/>
          </w:tcPr>
          <w:p w14:paraId="50245B31"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102</w:t>
            </w:r>
          </w:p>
        </w:tc>
      </w:tr>
      <w:tr w:rsidR="00293640" w:rsidRPr="00925B24" w14:paraId="11B6FBE8" w14:textId="77777777" w:rsidTr="00156179">
        <w:trPr>
          <w:trHeight w:val="288"/>
          <w:jc w:val="center"/>
        </w:trPr>
        <w:tc>
          <w:tcPr>
            <w:tcW w:w="0" w:type="auto"/>
            <w:tcMar>
              <w:top w:w="15" w:type="dxa"/>
              <w:left w:w="15" w:type="dxa"/>
              <w:bottom w:w="0" w:type="dxa"/>
              <w:right w:w="15" w:type="dxa"/>
            </w:tcMar>
            <w:vAlign w:val="bottom"/>
            <w:hideMark/>
          </w:tcPr>
          <w:p w14:paraId="186D7169"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Total Hardness</w:t>
            </w:r>
          </w:p>
        </w:tc>
        <w:tc>
          <w:tcPr>
            <w:tcW w:w="1662" w:type="dxa"/>
            <w:tcMar>
              <w:top w:w="15" w:type="dxa"/>
              <w:left w:w="15" w:type="dxa"/>
              <w:bottom w:w="0" w:type="dxa"/>
              <w:right w:w="15" w:type="dxa"/>
            </w:tcMar>
            <w:vAlign w:val="bottom"/>
            <w:hideMark/>
          </w:tcPr>
          <w:p w14:paraId="39A47FEB"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ppm as CaCO</w:t>
            </w:r>
            <w:r w:rsidRPr="00925B24">
              <w:rPr>
                <w:color w:val="000000"/>
                <w:kern w:val="2"/>
                <w:sz w:val="20"/>
                <w:szCs w:val="20"/>
                <w:vertAlign w:val="subscript"/>
                <w14:ligatures w14:val="standardContextual"/>
              </w:rPr>
              <w:t>3</w:t>
            </w:r>
          </w:p>
        </w:tc>
        <w:tc>
          <w:tcPr>
            <w:tcW w:w="0" w:type="auto"/>
            <w:tcMar>
              <w:top w:w="15" w:type="dxa"/>
              <w:left w:w="15" w:type="dxa"/>
              <w:bottom w:w="0" w:type="dxa"/>
              <w:right w:w="15" w:type="dxa"/>
            </w:tcMar>
            <w:vAlign w:val="bottom"/>
            <w:hideMark/>
          </w:tcPr>
          <w:p w14:paraId="76CC2BBD"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560</w:t>
            </w:r>
          </w:p>
        </w:tc>
      </w:tr>
      <w:tr w:rsidR="00293640" w:rsidRPr="00925B24" w14:paraId="0F9CBAC6" w14:textId="77777777" w:rsidTr="00156179">
        <w:trPr>
          <w:trHeight w:val="288"/>
          <w:jc w:val="center"/>
        </w:trPr>
        <w:tc>
          <w:tcPr>
            <w:tcW w:w="0" w:type="auto"/>
            <w:tcMar>
              <w:top w:w="15" w:type="dxa"/>
              <w:left w:w="15" w:type="dxa"/>
              <w:bottom w:w="0" w:type="dxa"/>
              <w:right w:w="15" w:type="dxa"/>
            </w:tcMar>
            <w:vAlign w:val="bottom"/>
            <w:hideMark/>
          </w:tcPr>
          <w:p w14:paraId="33EAABB4"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Ca</w:t>
            </w:r>
          </w:p>
        </w:tc>
        <w:tc>
          <w:tcPr>
            <w:tcW w:w="1662" w:type="dxa"/>
            <w:tcMar>
              <w:top w:w="15" w:type="dxa"/>
              <w:left w:w="15" w:type="dxa"/>
              <w:bottom w:w="0" w:type="dxa"/>
              <w:right w:w="15" w:type="dxa"/>
            </w:tcMar>
            <w:vAlign w:val="bottom"/>
            <w:hideMark/>
          </w:tcPr>
          <w:p w14:paraId="4CC9E99D"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ppm as CaCO</w:t>
            </w:r>
            <w:r w:rsidRPr="00925B24">
              <w:rPr>
                <w:color w:val="000000"/>
                <w:kern w:val="2"/>
                <w:sz w:val="20"/>
                <w:szCs w:val="20"/>
                <w:vertAlign w:val="subscript"/>
                <w14:ligatures w14:val="standardContextual"/>
              </w:rPr>
              <w:t>3</w:t>
            </w:r>
          </w:p>
        </w:tc>
        <w:tc>
          <w:tcPr>
            <w:tcW w:w="0" w:type="auto"/>
            <w:tcMar>
              <w:top w:w="15" w:type="dxa"/>
              <w:left w:w="15" w:type="dxa"/>
              <w:bottom w:w="0" w:type="dxa"/>
              <w:right w:w="15" w:type="dxa"/>
            </w:tcMar>
            <w:vAlign w:val="bottom"/>
            <w:hideMark/>
          </w:tcPr>
          <w:p w14:paraId="791401FA"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550</w:t>
            </w:r>
          </w:p>
        </w:tc>
      </w:tr>
      <w:tr w:rsidR="00293640" w:rsidRPr="00925B24" w14:paraId="5948EEA6" w14:textId="77777777" w:rsidTr="00156179">
        <w:trPr>
          <w:trHeight w:val="288"/>
          <w:jc w:val="center"/>
        </w:trPr>
        <w:tc>
          <w:tcPr>
            <w:tcW w:w="0" w:type="auto"/>
            <w:tcMar>
              <w:top w:w="15" w:type="dxa"/>
              <w:left w:w="15" w:type="dxa"/>
              <w:bottom w:w="0" w:type="dxa"/>
              <w:right w:w="15" w:type="dxa"/>
            </w:tcMar>
            <w:vAlign w:val="bottom"/>
            <w:hideMark/>
          </w:tcPr>
          <w:p w14:paraId="0AB60796"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Mg</w:t>
            </w:r>
          </w:p>
        </w:tc>
        <w:tc>
          <w:tcPr>
            <w:tcW w:w="1662" w:type="dxa"/>
            <w:tcMar>
              <w:top w:w="15" w:type="dxa"/>
              <w:left w:w="15" w:type="dxa"/>
              <w:bottom w:w="0" w:type="dxa"/>
              <w:right w:w="15" w:type="dxa"/>
            </w:tcMar>
            <w:vAlign w:val="bottom"/>
            <w:hideMark/>
          </w:tcPr>
          <w:p w14:paraId="044DCE2D"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ppm as CaCO</w:t>
            </w:r>
            <w:r w:rsidRPr="00925B24">
              <w:rPr>
                <w:color w:val="000000"/>
                <w:kern w:val="2"/>
                <w:sz w:val="20"/>
                <w:szCs w:val="20"/>
                <w:vertAlign w:val="subscript"/>
                <w14:ligatures w14:val="standardContextual"/>
              </w:rPr>
              <w:t>3</w:t>
            </w:r>
          </w:p>
        </w:tc>
        <w:tc>
          <w:tcPr>
            <w:tcW w:w="0" w:type="auto"/>
            <w:tcMar>
              <w:top w:w="15" w:type="dxa"/>
              <w:left w:w="15" w:type="dxa"/>
              <w:bottom w:w="0" w:type="dxa"/>
              <w:right w:w="15" w:type="dxa"/>
            </w:tcMar>
            <w:vAlign w:val="bottom"/>
            <w:hideMark/>
          </w:tcPr>
          <w:p w14:paraId="37EB4F2B"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10</w:t>
            </w:r>
          </w:p>
        </w:tc>
      </w:tr>
      <w:tr w:rsidR="00293640" w:rsidRPr="00925B24" w14:paraId="067C042E" w14:textId="77777777" w:rsidTr="00156179">
        <w:trPr>
          <w:trHeight w:val="288"/>
          <w:jc w:val="center"/>
        </w:trPr>
        <w:tc>
          <w:tcPr>
            <w:tcW w:w="0" w:type="auto"/>
            <w:tcMar>
              <w:top w:w="15" w:type="dxa"/>
              <w:left w:w="15" w:type="dxa"/>
              <w:bottom w:w="0" w:type="dxa"/>
              <w:right w:w="15" w:type="dxa"/>
            </w:tcMar>
            <w:vAlign w:val="bottom"/>
            <w:hideMark/>
          </w:tcPr>
          <w:p w14:paraId="5DF841D3"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M-alkalinity</w:t>
            </w:r>
          </w:p>
        </w:tc>
        <w:tc>
          <w:tcPr>
            <w:tcW w:w="1662" w:type="dxa"/>
            <w:tcMar>
              <w:top w:w="15" w:type="dxa"/>
              <w:left w:w="15" w:type="dxa"/>
              <w:bottom w:w="0" w:type="dxa"/>
              <w:right w:w="15" w:type="dxa"/>
            </w:tcMar>
            <w:vAlign w:val="bottom"/>
            <w:hideMark/>
          </w:tcPr>
          <w:p w14:paraId="18022E98"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ppm as CaCO</w:t>
            </w:r>
            <w:r w:rsidRPr="00925B24">
              <w:rPr>
                <w:color w:val="000000"/>
                <w:kern w:val="2"/>
                <w:sz w:val="20"/>
                <w:szCs w:val="20"/>
                <w:vertAlign w:val="subscript"/>
                <w14:ligatures w14:val="standardContextual"/>
              </w:rPr>
              <w:t>3</w:t>
            </w:r>
          </w:p>
        </w:tc>
        <w:tc>
          <w:tcPr>
            <w:tcW w:w="0" w:type="auto"/>
            <w:tcMar>
              <w:top w:w="15" w:type="dxa"/>
              <w:left w:w="15" w:type="dxa"/>
              <w:bottom w:w="0" w:type="dxa"/>
              <w:right w:w="15" w:type="dxa"/>
            </w:tcMar>
            <w:vAlign w:val="bottom"/>
            <w:hideMark/>
          </w:tcPr>
          <w:p w14:paraId="26C2491F"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160</w:t>
            </w:r>
          </w:p>
        </w:tc>
      </w:tr>
      <w:tr w:rsidR="00293640" w:rsidRPr="00925B24" w14:paraId="581AF55E" w14:textId="77777777" w:rsidTr="00156179">
        <w:trPr>
          <w:trHeight w:val="288"/>
          <w:jc w:val="center"/>
        </w:trPr>
        <w:tc>
          <w:tcPr>
            <w:tcW w:w="0" w:type="auto"/>
            <w:tcMar>
              <w:top w:w="15" w:type="dxa"/>
              <w:left w:w="15" w:type="dxa"/>
              <w:bottom w:w="0" w:type="dxa"/>
              <w:right w:w="15" w:type="dxa"/>
            </w:tcMar>
            <w:vAlign w:val="bottom"/>
            <w:hideMark/>
          </w:tcPr>
          <w:p w14:paraId="5EB90AFC"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ORP</w:t>
            </w:r>
          </w:p>
        </w:tc>
        <w:tc>
          <w:tcPr>
            <w:tcW w:w="1662" w:type="dxa"/>
            <w:tcMar>
              <w:top w:w="15" w:type="dxa"/>
              <w:left w:w="15" w:type="dxa"/>
              <w:bottom w:w="0" w:type="dxa"/>
              <w:right w:w="15" w:type="dxa"/>
            </w:tcMar>
            <w:vAlign w:val="bottom"/>
            <w:hideMark/>
          </w:tcPr>
          <w:p w14:paraId="7BE7612D"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mV</w:t>
            </w:r>
          </w:p>
        </w:tc>
        <w:tc>
          <w:tcPr>
            <w:tcW w:w="0" w:type="auto"/>
            <w:tcMar>
              <w:top w:w="15" w:type="dxa"/>
              <w:left w:w="15" w:type="dxa"/>
              <w:bottom w:w="0" w:type="dxa"/>
              <w:right w:w="15" w:type="dxa"/>
            </w:tcMar>
            <w:vAlign w:val="bottom"/>
            <w:hideMark/>
          </w:tcPr>
          <w:p w14:paraId="7687F04F"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147</w:t>
            </w:r>
          </w:p>
        </w:tc>
      </w:tr>
      <w:tr w:rsidR="00293640" w:rsidRPr="00925B24" w14:paraId="5AD35625" w14:textId="77777777" w:rsidTr="00156179">
        <w:trPr>
          <w:trHeight w:val="288"/>
          <w:jc w:val="center"/>
        </w:trPr>
        <w:tc>
          <w:tcPr>
            <w:tcW w:w="0" w:type="auto"/>
            <w:tcMar>
              <w:top w:w="15" w:type="dxa"/>
              <w:left w:w="15" w:type="dxa"/>
              <w:bottom w:w="0" w:type="dxa"/>
              <w:right w:w="15" w:type="dxa"/>
            </w:tcMar>
            <w:vAlign w:val="bottom"/>
            <w:hideMark/>
          </w:tcPr>
          <w:p w14:paraId="1D43FBEE"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Fe</w:t>
            </w:r>
          </w:p>
        </w:tc>
        <w:tc>
          <w:tcPr>
            <w:tcW w:w="1662" w:type="dxa"/>
            <w:tcMar>
              <w:top w:w="15" w:type="dxa"/>
              <w:left w:w="15" w:type="dxa"/>
              <w:bottom w:w="0" w:type="dxa"/>
              <w:right w:w="15" w:type="dxa"/>
            </w:tcMar>
            <w:vAlign w:val="bottom"/>
            <w:hideMark/>
          </w:tcPr>
          <w:p w14:paraId="542498B3"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ppb as Fe</w:t>
            </w:r>
          </w:p>
        </w:tc>
        <w:tc>
          <w:tcPr>
            <w:tcW w:w="0" w:type="auto"/>
            <w:tcMar>
              <w:top w:w="15" w:type="dxa"/>
              <w:left w:w="15" w:type="dxa"/>
              <w:bottom w:w="0" w:type="dxa"/>
              <w:right w:w="15" w:type="dxa"/>
            </w:tcMar>
            <w:vAlign w:val="bottom"/>
            <w:hideMark/>
          </w:tcPr>
          <w:p w14:paraId="1B02F08F"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N/D</w:t>
            </w:r>
          </w:p>
        </w:tc>
      </w:tr>
      <w:tr w:rsidR="00293640" w:rsidRPr="00925B24" w14:paraId="0A51A3F0" w14:textId="77777777" w:rsidTr="00156179">
        <w:trPr>
          <w:trHeight w:val="288"/>
          <w:jc w:val="center"/>
        </w:trPr>
        <w:tc>
          <w:tcPr>
            <w:tcW w:w="0" w:type="auto"/>
            <w:tcMar>
              <w:top w:w="15" w:type="dxa"/>
              <w:left w:w="15" w:type="dxa"/>
              <w:bottom w:w="0" w:type="dxa"/>
              <w:right w:w="15" w:type="dxa"/>
            </w:tcMar>
            <w:vAlign w:val="bottom"/>
            <w:hideMark/>
          </w:tcPr>
          <w:p w14:paraId="789CAC1E"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ABS</w:t>
            </w:r>
          </w:p>
        </w:tc>
        <w:tc>
          <w:tcPr>
            <w:tcW w:w="1662" w:type="dxa"/>
            <w:tcMar>
              <w:top w:w="15" w:type="dxa"/>
              <w:left w:w="15" w:type="dxa"/>
              <w:bottom w:w="0" w:type="dxa"/>
              <w:right w:w="15" w:type="dxa"/>
            </w:tcMar>
            <w:vAlign w:val="bottom"/>
            <w:hideMark/>
          </w:tcPr>
          <w:p w14:paraId="2D840392"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 520 nm</w:t>
            </w:r>
          </w:p>
        </w:tc>
        <w:tc>
          <w:tcPr>
            <w:tcW w:w="0" w:type="auto"/>
            <w:tcMar>
              <w:top w:w="15" w:type="dxa"/>
              <w:left w:w="15" w:type="dxa"/>
              <w:bottom w:w="0" w:type="dxa"/>
              <w:right w:w="15" w:type="dxa"/>
            </w:tcMar>
            <w:vAlign w:val="bottom"/>
            <w:hideMark/>
          </w:tcPr>
          <w:p w14:paraId="3C89B781"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0.153</w:t>
            </w:r>
          </w:p>
        </w:tc>
      </w:tr>
      <w:tr w:rsidR="00293640" w:rsidRPr="00925B24" w14:paraId="5A667F3D" w14:textId="77777777" w:rsidTr="00156179">
        <w:trPr>
          <w:trHeight w:val="288"/>
          <w:jc w:val="center"/>
        </w:trPr>
        <w:tc>
          <w:tcPr>
            <w:tcW w:w="0" w:type="auto"/>
            <w:tcMar>
              <w:top w:w="15" w:type="dxa"/>
              <w:left w:w="15" w:type="dxa"/>
              <w:bottom w:w="0" w:type="dxa"/>
              <w:right w:w="15" w:type="dxa"/>
            </w:tcMar>
            <w:vAlign w:val="bottom"/>
            <w:hideMark/>
          </w:tcPr>
          <w:p w14:paraId="790ADA04"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SO</w:t>
            </w:r>
            <w:r w:rsidRPr="00925B24">
              <w:rPr>
                <w:color w:val="000000"/>
                <w:kern w:val="2"/>
                <w:sz w:val="20"/>
                <w:szCs w:val="20"/>
                <w:vertAlign w:val="subscript"/>
                <w14:ligatures w14:val="standardContextual"/>
              </w:rPr>
              <w:t>4</w:t>
            </w:r>
          </w:p>
        </w:tc>
        <w:tc>
          <w:tcPr>
            <w:tcW w:w="1662" w:type="dxa"/>
            <w:tcMar>
              <w:top w:w="15" w:type="dxa"/>
              <w:left w:w="15" w:type="dxa"/>
              <w:bottom w:w="0" w:type="dxa"/>
              <w:right w:w="15" w:type="dxa"/>
            </w:tcMar>
            <w:vAlign w:val="bottom"/>
            <w:hideMark/>
          </w:tcPr>
          <w:p w14:paraId="305AD59F"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ppm as SO</w:t>
            </w:r>
            <w:r w:rsidRPr="00925B24">
              <w:rPr>
                <w:color w:val="000000"/>
                <w:kern w:val="2"/>
                <w:sz w:val="20"/>
                <w:szCs w:val="20"/>
                <w:vertAlign w:val="subscript"/>
                <w14:ligatures w14:val="standardContextual"/>
              </w:rPr>
              <w:t>4</w:t>
            </w:r>
          </w:p>
        </w:tc>
        <w:tc>
          <w:tcPr>
            <w:tcW w:w="0" w:type="auto"/>
            <w:tcMar>
              <w:top w:w="15" w:type="dxa"/>
              <w:left w:w="15" w:type="dxa"/>
              <w:bottom w:w="0" w:type="dxa"/>
              <w:right w:w="15" w:type="dxa"/>
            </w:tcMar>
            <w:vAlign w:val="bottom"/>
            <w:hideMark/>
          </w:tcPr>
          <w:p w14:paraId="27C20C81"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1500</w:t>
            </w:r>
          </w:p>
        </w:tc>
      </w:tr>
      <w:tr w:rsidR="00293640" w:rsidRPr="00925B24" w14:paraId="4A394032" w14:textId="77777777" w:rsidTr="00156179">
        <w:trPr>
          <w:trHeight w:val="288"/>
          <w:jc w:val="center"/>
        </w:trPr>
        <w:tc>
          <w:tcPr>
            <w:tcW w:w="0" w:type="auto"/>
            <w:tcMar>
              <w:top w:w="15" w:type="dxa"/>
              <w:left w:w="15" w:type="dxa"/>
              <w:bottom w:w="0" w:type="dxa"/>
              <w:right w:w="15" w:type="dxa"/>
            </w:tcMar>
            <w:vAlign w:val="bottom"/>
            <w:hideMark/>
          </w:tcPr>
          <w:p w14:paraId="292C20DA" w14:textId="77777777" w:rsidR="00293640" w:rsidRPr="00925B24" w:rsidRDefault="00293640" w:rsidP="0013385A">
            <w:pPr>
              <w:rPr>
                <w:color w:val="000000"/>
                <w:kern w:val="2"/>
                <w:sz w:val="20"/>
                <w:szCs w:val="20"/>
                <w14:ligatures w14:val="standardContextual"/>
              </w:rPr>
            </w:pPr>
            <w:r w:rsidRPr="00925B24">
              <w:rPr>
                <w:color w:val="000000"/>
                <w:kern w:val="2"/>
                <w:sz w:val="20"/>
                <w:szCs w:val="20"/>
                <w14:ligatures w14:val="standardContextual"/>
              </w:rPr>
              <w:t>Turbidity</w:t>
            </w:r>
          </w:p>
        </w:tc>
        <w:tc>
          <w:tcPr>
            <w:tcW w:w="1662" w:type="dxa"/>
            <w:tcMar>
              <w:top w:w="15" w:type="dxa"/>
              <w:left w:w="15" w:type="dxa"/>
              <w:bottom w:w="0" w:type="dxa"/>
              <w:right w:w="15" w:type="dxa"/>
            </w:tcMar>
            <w:vAlign w:val="bottom"/>
            <w:hideMark/>
          </w:tcPr>
          <w:p w14:paraId="1CF50EEF"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NTU</w:t>
            </w:r>
          </w:p>
        </w:tc>
        <w:tc>
          <w:tcPr>
            <w:tcW w:w="0" w:type="auto"/>
            <w:tcMar>
              <w:top w:w="15" w:type="dxa"/>
              <w:left w:w="15" w:type="dxa"/>
              <w:bottom w:w="0" w:type="dxa"/>
              <w:right w:w="15" w:type="dxa"/>
            </w:tcMar>
            <w:vAlign w:val="bottom"/>
            <w:hideMark/>
          </w:tcPr>
          <w:p w14:paraId="004AA219" w14:textId="77777777" w:rsidR="00293640" w:rsidRPr="00925B24" w:rsidRDefault="00293640" w:rsidP="0013385A">
            <w:pPr>
              <w:jc w:val="center"/>
              <w:rPr>
                <w:color w:val="000000"/>
                <w:kern w:val="2"/>
                <w:sz w:val="20"/>
                <w:szCs w:val="20"/>
                <w14:ligatures w14:val="standardContextual"/>
              </w:rPr>
            </w:pPr>
            <w:r w:rsidRPr="00925B24">
              <w:rPr>
                <w:color w:val="000000"/>
                <w:kern w:val="2"/>
                <w:sz w:val="20"/>
                <w:szCs w:val="20"/>
                <w14:ligatures w14:val="standardContextual"/>
              </w:rPr>
              <w:t>1.3</w:t>
            </w:r>
          </w:p>
        </w:tc>
      </w:tr>
    </w:tbl>
    <w:p w14:paraId="40A60A94" w14:textId="77777777" w:rsidR="00293640" w:rsidRDefault="00293640" w:rsidP="00293640">
      <w:pPr>
        <w:jc w:val="both"/>
        <w:rPr>
          <w:szCs w:val="24"/>
        </w:rPr>
      </w:pPr>
    </w:p>
    <w:p w14:paraId="5F94B520" w14:textId="381A8871" w:rsidR="00F93776" w:rsidRDefault="00F93776" w:rsidP="00293640">
      <w:pPr>
        <w:jc w:val="both"/>
        <w:rPr>
          <w:szCs w:val="24"/>
        </w:rPr>
      </w:pPr>
      <w:r>
        <w:rPr>
          <w:szCs w:val="24"/>
        </w:rPr>
        <w:t>Data were also available from the nine-hour circulation test (Stuart Sim</w:t>
      </w:r>
      <w:r w:rsidR="00567F6B">
        <w:rPr>
          <w:szCs w:val="24"/>
        </w:rPr>
        <w:t>m</w:t>
      </w:r>
      <w:r>
        <w:rPr>
          <w:szCs w:val="24"/>
        </w:rPr>
        <w:t>ons, personal communication</w:t>
      </w:r>
      <w:r w:rsidR="00167ED2">
        <w:rPr>
          <w:szCs w:val="24"/>
        </w:rPr>
        <w:t>)</w:t>
      </w:r>
      <w:r>
        <w:rPr>
          <w:szCs w:val="24"/>
        </w:rPr>
        <w:t>.</w:t>
      </w:r>
    </w:p>
    <w:p w14:paraId="48B999F7" w14:textId="77777777" w:rsidR="00F93776" w:rsidRDefault="00F93776" w:rsidP="00293640">
      <w:pPr>
        <w:jc w:val="both"/>
        <w:rPr>
          <w:szCs w:val="24"/>
        </w:rPr>
      </w:pPr>
    </w:p>
    <w:p w14:paraId="6100FF82" w14:textId="29394B6B" w:rsidR="00F93776" w:rsidRDefault="00167ED2" w:rsidP="00167ED2">
      <w:pPr>
        <w:spacing w:line="240" w:lineRule="auto"/>
        <w:ind w:left="288" w:right="288"/>
        <w:jc w:val="both"/>
        <w:rPr>
          <w:rFonts w:cs="Times New Roman"/>
          <w:szCs w:val="24"/>
        </w:rPr>
      </w:pPr>
      <w:r>
        <w:rPr>
          <w:rFonts w:cs="Times New Roman"/>
          <w:szCs w:val="24"/>
        </w:rPr>
        <w:t>“</w:t>
      </w:r>
      <w:r w:rsidR="00F93776" w:rsidRPr="00B40BD9">
        <w:rPr>
          <w:rFonts w:cs="Times New Roman"/>
          <w:szCs w:val="24"/>
        </w:rPr>
        <w:t xml:space="preserve">Chemical analyses on produced fluids from well 16B were obtained in respect to a short term 9-hour circulation test between wells 16A(78)-32 and 16B(78)-32 on April 27, 2024. Injection into 16A commenced around 1 pm, and the first sample was collected 1.5 hours later. Subsequent samples were collected about every hour. Of these, four samples were submitted for </w:t>
      </w:r>
      <w:r>
        <w:rPr>
          <w:rFonts w:cs="Times New Roman"/>
          <w:szCs w:val="24"/>
        </w:rPr>
        <w:t>…</w:t>
      </w:r>
      <w:r w:rsidR="00F93776" w:rsidRPr="00B40BD9">
        <w:rPr>
          <w:rFonts w:cs="Times New Roman"/>
          <w:szCs w:val="24"/>
        </w:rPr>
        <w:t xml:space="preserve"> along with a sample from the Harpoon tank that coincides with perforation, injection, and stimulation at Stage 8 (Table </w:t>
      </w:r>
      <w:r>
        <w:rPr>
          <w:rFonts w:cs="Times New Roman"/>
          <w:szCs w:val="24"/>
        </w:rPr>
        <w:t>11</w:t>
      </w:r>
      <w:r w:rsidR="00F93776" w:rsidRPr="00B40BD9">
        <w:rPr>
          <w:rFonts w:cs="Times New Roman"/>
          <w:szCs w:val="24"/>
        </w:rPr>
        <w:t>).</w:t>
      </w:r>
      <w:r w:rsidR="00925B24">
        <w:rPr>
          <w:rFonts w:cs="Times New Roman"/>
          <w:szCs w:val="24"/>
        </w:rPr>
        <w:t>”</w:t>
      </w:r>
    </w:p>
    <w:p w14:paraId="7E571B81" w14:textId="77777777" w:rsidR="00F93776" w:rsidRPr="00B40BD9" w:rsidRDefault="00F93776" w:rsidP="00F93776">
      <w:pPr>
        <w:spacing w:line="240" w:lineRule="auto"/>
        <w:jc w:val="both"/>
        <w:rPr>
          <w:rFonts w:cs="Times New Roman"/>
          <w:szCs w:val="24"/>
        </w:rPr>
      </w:pPr>
    </w:p>
    <w:p w14:paraId="6EC718AD" w14:textId="1BAB89B0" w:rsidR="00F93776" w:rsidRPr="00167ED2" w:rsidRDefault="00F93776" w:rsidP="00167ED2">
      <w:pPr>
        <w:spacing w:line="240" w:lineRule="auto"/>
        <w:jc w:val="center"/>
        <w:rPr>
          <w:rFonts w:cs="Times New Roman"/>
          <w:b/>
          <w:bCs/>
          <w:szCs w:val="24"/>
        </w:rPr>
      </w:pPr>
      <w:r w:rsidRPr="00167ED2">
        <w:rPr>
          <w:rFonts w:cs="Times New Roman"/>
          <w:b/>
          <w:bCs/>
          <w:szCs w:val="24"/>
        </w:rPr>
        <w:t>Table 1</w:t>
      </w:r>
      <w:r w:rsidR="00167ED2">
        <w:rPr>
          <w:rFonts w:cs="Times New Roman"/>
          <w:b/>
          <w:bCs/>
          <w:szCs w:val="24"/>
        </w:rPr>
        <w:t>1</w:t>
      </w:r>
      <w:r w:rsidRPr="00167ED2">
        <w:rPr>
          <w:rFonts w:cs="Times New Roman"/>
          <w:b/>
          <w:bCs/>
          <w:szCs w:val="24"/>
        </w:rPr>
        <w:t xml:space="preserve">. Analytical results for injected and produced waters. </w:t>
      </w:r>
      <w:r w:rsidR="00167ED2">
        <w:rPr>
          <w:rFonts w:cs="Times New Roman"/>
          <w:b/>
          <w:bCs/>
          <w:szCs w:val="24"/>
        </w:rPr>
        <w:br/>
      </w:r>
      <w:r w:rsidRPr="00167ED2">
        <w:rPr>
          <w:rFonts w:cs="Times New Roman"/>
          <w:b/>
          <w:bCs/>
          <w:szCs w:val="24"/>
        </w:rPr>
        <w:t>Concentrations in mg/kg (ppm).</w:t>
      </w:r>
    </w:p>
    <w:p w14:paraId="670A8594" w14:textId="77777777" w:rsidR="00F93776" w:rsidRPr="00B40BD9" w:rsidRDefault="00F93776" w:rsidP="00F93776">
      <w:pPr>
        <w:spacing w:line="240" w:lineRule="auto"/>
        <w:jc w:val="both"/>
        <w:rPr>
          <w:rFonts w:cs="Times New Roman"/>
          <w:szCs w:val="24"/>
        </w:rPr>
      </w:pPr>
      <w:r w:rsidRPr="00B40BD9">
        <w:rPr>
          <w:rFonts w:cs="Times New Roman"/>
          <w:noProof/>
          <w:szCs w:val="24"/>
        </w:rPr>
        <w:drawing>
          <wp:inline distT="0" distB="0" distL="0" distR="0" wp14:anchorId="5F4CD925" wp14:editId="22333EA1">
            <wp:extent cx="5943600" cy="841571"/>
            <wp:effectExtent l="0" t="0" r="0" b="0"/>
            <wp:docPr id="935740379" name="Picture 935740379"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40379" name="Picture 935740379" descr="A table with numbers and letters&#10;&#10;Description automatically generated"/>
                    <pic:cNvPicPr/>
                  </pic:nvPicPr>
                  <pic:blipFill rotWithShape="1">
                    <a:blip r:embed="rId37"/>
                    <a:srcRect t="13548"/>
                    <a:stretch/>
                  </pic:blipFill>
                  <pic:spPr bwMode="auto">
                    <a:xfrm>
                      <a:off x="0" y="0"/>
                      <a:ext cx="5943600" cy="841571"/>
                    </a:xfrm>
                    <a:prstGeom prst="rect">
                      <a:avLst/>
                    </a:prstGeom>
                    <a:ln>
                      <a:noFill/>
                    </a:ln>
                    <a:extLst>
                      <a:ext uri="{53640926-AAD7-44D8-BBD7-CCE9431645EC}">
                        <a14:shadowObscured xmlns:a14="http://schemas.microsoft.com/office/drawing/2010/main"/>
                      </a:ext>
                    </a:extLst>
                  </pic:spPr>
                </pic:pic>
              </a:graphicData>
            </a:graphic>
          </wp:inline>
        </w:drawing>
      </w:r>
    </w:p>
    <w:p w14:paraId="19B36BCA" w14:textId="77777777" w:rsidR="00F93776" w:rsidRDefault="00F93776" w:rsidP="00F93776">
      <w:pPr>
        <w:spacing w:line="240" w:lineRule="auto"/>
        <w:jc w:val="both"/>
        <w:rPr>
          <w:rFonts w:cs="Times New Roman"/>
          <w:szCs w:val="24"/>
        </w:rPr>
      </w:pPr>
    </w:p>
    <w:p w14:paraId="133AE2E0" w14:textId="7D8655B4" w:rsidR="00F93776" w:rsidRDefault="00167ED2" w:rsidP="00F93776">
      <w:pPr>
        <w:spacing w:line="240" w:lineRule="auto"/>
        <w:jc w:val="both"/>
        <w:rPr>
          <w:rFonts w:cs="Times New Roman"/>
          <w:szCs w:val="24"/>
        </w:rPr>
      </w:pPr>
      <w:r>
        <w:rPr>
          <w:rFonts w:cs="Times New Roman"/>
          <w:szCs w:val="24"/>
        </w:rPr>
        <w:t>Simmons also observed</w:t>
      </w:r>
      <w:r w:rsidR="00925B24">
        <w:rPr>
          <w:rFonts w:cs="Times New Roman"/>
          <w:szCs w:val="24"/>
        </w:rPr>
        <w:t xml:space="preserve"> (and provided Figure 23)</w:t>
      </w:r>
      <w:r>
        <w:rPr>
          <w:rFonts w:cs="Times New Roman"/>
          <w:szCs w:val="24"/>
        </w:rPr>
        <w:t>:</w:t>
      </w:r>
    </w:p>
    <w:p w14:paraId="0F1522FF" w14:textId="77777777" w:rsidR="00167ED2" w:rsidRPr="00B40BD9" w:rsidRDefault="00167ED2" w:rsidP="00F93776">
      <w:pPr>
        <w:spacing w:line="240" w:lineRule="auto"/>
        <w:jc w:val="both"/>
        <w:rPr>
          <w:rFonts w:cs="Times New Roman"/>
          <w:szCs w:val="24"/>
        </w:rPr>
      </w:pPr>
    </w:p>
    <w:p w14:paraId="551E7195" w14:textId="143422D3" w:rsidR="00F93776" w:rsidRPr="00B40BD9" w:rsidRDefault="00167ED2" w:rsidP="00F93776">
      <w:pPr>
        <w:pStyle w:val="ListParagraph"/>
        <w:numPr>
          <w:ilvl w:val="0"/>
          <w:numId w:val="20"/>
        </w:numPr>
        <w:spacing w:after="160" w:line="240" w:lineRule="auto"/>
        <w:jc w:val="both"/>
        <w:rPr>
          <w:rFonts w:cs="Times New Roman"/>
          <w:szCs w:val="24"/>
        </w:rPr>
      </w:pPr>
      <w:r>
        <w:rPr>
          <w:rFonts w:cs="Times New Roman"/>
          <w:szCs w:val="24"/>
        </w:rPr>
        <w:t>“</w:t>
      </w:r>
      <w:r w:rsidR="00F93776" w:rsidRPr="00B40BD9">
        <w:rPr>
          <w:rFonts w:cs="Times New Roman"/>
          <w:szCs w:val="24"/>
        </w:rPr>
        <w:t xml:space="preserve">The rise in TDS as reflected by sharp increases in Cl, Na, and K parallels trends observed in flowback waters from 16A during the April 2022 stimulation. This means that </w:t>
      </w:r>
      <w:proofErr w:type="gramStart"/>
      <w:r w:rsidR="00F93776" w:rsidRPr="00B40BD9">
        <w:rPr>
          <w:rFonts w:cs="Times New Roman"/>
          <w:szCs w:val="24"/>
        </w:rPr>
        <w:t>in all likelihood</w:t>
      </w:r>
      <w:proofErr w:type="gramEnd"/>
      <w:r w:rsidR="00F93776" w:rsidRPr="00B40BD9">
        <w:rPr>
          <w:rFonts w:cs="Times New Roman"/>
          <w:szCs w:val="24"/>
        </w:rPr>
        <w:t>, the waters sampled had traversed the reservoir from well 16A to 16B. The number of stimulated stages hosting active flow are unknown</w:t>
      </w:r>
      <w:r>
        <w:rPr>
          <w:rFonts w:cs="Times New Roman"/>
          <w:szCs w:val="24"/>
        </w:rPr>
        <w:t>….</w:t>
      </w:r>
    </w:p>
    <w:p w14:paraId="0BF8428A" w14:textId="1F16C39D" w:rsidR="00F93776" w:rsidRPr="00B40BD9" w:rsidRDefault="00167ED2" w:rsidP="00F93776">
      <w:pPr>
        <w:pStyle w:val="ListParagraph"/>
        <w:numPr>
          <w:ilvl w:val="0"/>
          <w:numId w:val="20"/>
        </w:numPr>
        <w:spacing w:after="160" w:line="240" w:lineRule="auto"/>
        <w:jc w:val="both"/>
        <w:rPr>
          <w:rFonts w:cs="Times New Roman"/>
          <w:szCs w:val="24"/>
        </w:rPr>
      </w:pPr>
      <w:r>
        <w:rPr>
          <w:rFonts w:cs="Times New Roman"/>
          <w:szCs w:val="24"/>
        </w:rPr>
        <w:t>“</w:t>
      </w:r>
      <w:r w:rsidR="00F93776" w:rsidRPr="00B40BD9">
        <w:rPr>
          <w:rFonts w:cs="Times New Roman"/>
          <w:szCs w:val="24"/>
        </w:rPr>
        <w:t xml:space="preserve">Changes from the composition of injected water are likely consequences of predominantly water-rock interaction. Based on the observation of halite (NaCl) in drill core from 16A at 5850 ft depth, the dissolution of soluble salts is implicated, accounting for the increases in in Cl, Na, and </w:t>
      </w:r>
      <w:r w:rsidR="00E43091" w:rsidRPr="00B40BD9">
        <w:rPr>
          <w:rFonts w:cs="Times New Roman"/>
          <w:szCs w:val="24"/>
        </w:rPr>
        <w:t xml:space="preserve">K. </w:t>
      </w:r>
      <w:r w:rsidR="00F93776" w:rsidRPr="00B40BD9">
        <w:rPr>
          <w:rFonts w:cs="Times New Roman"/>
          <w:szCs w:val="24"/>
        </w:rPr>
        <w:t>Sulfate (SO</w:t>
      </w:r>
      <w:r w:rsidR="00F93776" w:rsidRPr="00B40BD9">
        <w:rPr>
          <w:rFonts w:cs="Times New Roman"/>
          <w:szCs w:val="24"/>
          <w:vertAlign w:val="subscript"/>
        </w:rPr>
        <w:t>4</w:t>
      </w:r>
      <w:r w:rsidR="00F93776" w:rsidRPr="00B40BD9">
        <w:rPr>
          <w:rFonts w:cs="Times New Roman"/>
          <w:szCs w:val="24"/>
        </w:rPr>
        <w:t>) also shows a sharp increase, suggesting dissolution of a sulfate mineral such as anhydrite (CaSO</w:t>
      </w:r>
      <w:r w:rsidR="00F93776" w:rsidRPr="00B40BD9">
        <w:rPr>
          <w:rFonts w:cs="Times New Roman"/>
          <w:szCs w:val="24"/>
          <w:vertAlign w:val="subscript"/>
        </w:rPr>
        <w:t>4</w:t>
      </w:r>
      <w:r w:rsidR="00F93776" w:rsidRPr="00B40BD9">
        <w:rPr>
          <w:rFonts w:cs="Times New Roman"/>
          <w:szCs w:val="24"/>
        </w:rPr>
        <w:t>), which is widespread but occurs in trace amounts based on examination of drill cores and cuttings.</w:t>
      </w:r>
    </w:p>
    <w:p w14:paraId="4E1D60B4" w14:textId="011B9492" w:rsidR="00F93776" w:rsidRPr="00B40BD9" w:rsidRDefault="00167ED2" w:rsidP="00F93776">
      <w:pPr>
        <w:pStyle w:val="ListParagraph"/>
        <w:widowControl w:val="0"/>
        <w:numPr>
          <w:ilvl w:val="0"/>
          <w:numId w:val="20"/>
        </w:numPr>
        <w:spacing w:after="160" w:line="240" w:lineRule="auto"/>
        <w:jc w:val="both"/>
        <w:rPr>
          <w:rFonts w:cs="Times New Roman"/>
          <w:szCs w:val="24"/>
        </w:rPr>
      </w:pPr>
      <w:r>
        <w:rPr>
          <w:rFonts w:cs="Times New Roman"/>
          <w:szCs w:val="24"/>
        </w:rPr>
        <w:t>“</w:t>
      </w:r>
      <w:r w:rsidR="00F93776" w:rsidRPr="00B40BD9">
        <w:rPr>
          <w:rFonts w:cs="Times New Roman"/>
          <w:szCs w:val="24"/>
        </w:rPr>
        <w:t xml:space="preserve">The Ca trend is interesting in so far as it decreases measurably from &gt;200 to 165 mg/kg, in spite of evidence just noted for some sulfate mineral dissolution, which would release Ca into the aqueous phase. The net decrease in Ca is likely indication of some calcite deposition in the reservoir. </w:t>
      </w:r>
    </w:p>
    <w:p w14:paraId="5813B88C" w14:textId="0F7FDC51" w:rsidR="00F93776" w:rsidRPr="00B40BD9" w:rsidRDefault="00167ED2" w:rsidP="00F93776">
      <w:pPr>
        <w:pStyle w:val="ListParagraph"/>
        <w:widowControl w:val="0"/>
        <w:numPr>
          <w:ilvl w:val="0"/>
          <w:numId w:val="20"/>
        </w:numPr>
        <w:spacing w:after="160" w:line="240" w:lineRule="auto"/>
        <w:jc w:val="both"/>
        <w:rPr>
          <w:rFonts w:cs="Times New Roman"/>
          <w:szCs w:val="24"/>
        </w:rPr>
      </w:pPr>
      <w:r>
        <w:rPr>
          <w:rFonts w:cs="Times New Roman"/>
          <w:szCs w:val="24"/>
        </w:rPr>
        <w:t>“</w:t>
      </w:r>
      <w:r w:rsidR="00F93776" w:rsidRPr="00B40BD9">
        <w:rPr>
          <w:rFonts w:cs="Times New Roman"/>
          <w:szCs w:val="24"/>
        </w:rPr>
        <w:t>Mg decreases with time as was observed in the flowback waters in 16A from 2022. This could either be due to deposition of Mg-carbonate (i.e., dolomite) or incorporation into a clay mineral.</w:t>
      </w:r>
    </w:p>
    <w:p w14:paraId="079BC6ED" w14:textId="4E8AAF4D" w:rsidR="00F93776" w:rsidRPr="00B40BD9" w:rsidRDefault="00167ED2" w:rsidP="00F93776">
      <w:pPr>
        <w:pStyle w:val="ListParagraph"/>
        <w:numPr>
          <w:ilvl w:val="0"/>
          <w:numId w:val="20"/>
        </w:numPr>
        <w:spacing w:after="160" w:line="240" w:lineRule="auto"/>
        <w:jc w:val="both"/>
        <w:rPr>
          <w:rFonts w:cs="Times New Roman"/>
          <w:szCs w:val="24"/>
        </w:rPr>
      </w:pPr>
      <w:r>
        <w:rPr>
          <w:rFonts w:cs="Times New Roman"/>
          <w:szCs w:val="24"/>
        </w:rPr>
        <w:t>“</w:t>
      </w:r>
      <w:r w:rsidR="00F93776" w:rsidRPr="00B40BD9">
        <w:rPr>
          <w:rFonts w:cs="Times New Roman"/>
          <w:szCs w:val="24"/>
        </w:rPr>
        <w:t>B increases parallel the sort of trends seen in the first two stimulated stages of 16A in 2022, so probably a result of water-rock interaction or dissolution of a soluble B-bearing mineral.</w:t>
      </w:r>
    </w:p>
    <w:p w14:paraId="7E2B336F" w14:textId="1A665F23" w:rsidR="00F93776" w:rsidRPr="00B40BD9" w:rsidRDefault="00167ED2" w:rsidP="00F93776">
      <w:pPr>
        <w:pStyle w:val="ListParagraph"/>
        <w:numPr>
          <w:ilvl w:val="0"/>
          <w:numId w:val="20"/>
        </w:numPr>
        <w:spacing w:after="160" w:line="240" w:lineRule="auto"/>
        <w:jc w:val="both"/>
        <w:rPr>
          <w:rFonts w:cs="Times New Roman"/>
          <w:szCs w:val="24"/>
        </w:rPr>
      </w:pPr>
      <w:r>
        <w:rPr>
          <w:rFonts w:cs="Times New Roman"/>
          <w:szCs w:val="24"/>
        </w:rPr>
        <w:t>“</w:t>
      </w:r>
      <w:r w:rsidR="00F93776" w:rsidRPr="00B40BD9">
        <w:rPr>
          <w:rFonts w:cs="Times New Roman"/>
          <w:szCs w:val="24"/>
        </w:rPr>
        <w:t>The 1.5 unit drop in pH is interesting, indicating incorporation of one or more weak acids (e.g., CO</w:t>
      </w:r>
      <w:r w:rsidR="00F93776" w:rsidRPr="00B40BD9">
        <w:rPr>
          <w:rFonts w:cs="Times New Roman"/>
          <w:szCs w:val="24"/>
          <w:vertAlign w:val="subscript"/>
        </w:rPr>
        <w:t>2</w:t>
      </w:r>
      <w:r w:rsidR="00F93776" w:rsidRPr="00B40BD9">
        <w:rPr>
          <w:rFonts w:cs="Times New Roman"/>
          <w:szCs w:val="24"/>
        </w:rPr>
        <w:t>, B, or SiO</w:t>
      </w:r>
      <w:r w:rsidR="00F93776" w:rsidRPr="00B40BD9">
        <w:rPr>
          <w:rFonts w:cs="Times New Roman"/>
          <w:szCs w:val="24"/>
          <w:vertAlign w:val="subscript"/>
        </w:rPr>
        <w:t>2</w:t>
      </w:r>
      <w:r w:rsidR="00F93776" w:rsidRPr="00B40BD9">
        <w:rPr>
          <w:rFonts w:cs="Times New Roman"/>
          <w:szCs w:val="24"/>
        </w:rPr>
        <w:t>). Geochemical modeling will conceivably provide clarity of which ones are most likely.</w:t>
      </w:r>
    </w:p>
    <w:p w14:paraId="5A611226" w14:textId="19CA6D00" w:rsidR="00F93776" w:rsidRPr="00B40BD9" w:rsidRDefault="00167ED2" w:rsidP="00F93776">
      <w:pPr>
        <w:pStyle w:val="ListParagraph"/>
        <w:numPr>
          <w:ilvl w:val="0"/>
          <w:numId w:val="20"/>
        </w:numPr>
        <w:spacing w:after="160" w:line="240" w:lineRule="auto"/>
        <w:jc w:val="both"/>
        <w:rPr>
          <w:rFonts w:cs="Times New Roman"/>
          <w:szCs w:val="24"/>
        </w:rPr>
      </w:pPr>
      <w:r>
        <w:rPr>
          <w:rFonts w:cs="Times New Roman"/>
          <w:szCs w:val="24"/>
        </w:rPr>
        <w:t>“</w:t>
      </w:r>
      <w:r w:rsidR="00F93776" w:rsidRPr="00B40BD9">
        <w:rPr>
          <w:rFonts w:cs="Times New Roman"/>
          <w:szCs w:val="24"/>
        </w:rPr>
        <w:t>Unlike many of the other analytes, silica increases gradually plateauing in the last two samples close to 300 mg/kg, reflecting an equilibration temperature of 225</w:t>
      </w:r>
      <w:r w:rsidR="00F93776" w:rsidRPr="00B40BD9">
        <w:rPr>
          <w:rFonts w:cs="Times New Roman"/>
          <w:szCs w:val="24"/>
        </w:rPr>
        <w:sym w:font="Symbol" w:char="F0B0"/>
      </w:r>
      <w:r w:rsidR="00F93776" w:rsidRPr="00B40BD9">
        <w:rPr>
          <w:rFonts w:cs="Times New Roman"/>
          <w:szCs w:val="24"/>
        </w:rPr>
        <w:t>C. This matches the reservoir temperature but is much hotter than the temperature of the produced water.</w:t>
      </w:r>
    </w:p>
    <w:p w14:paraId="59021A23" w14:textId="6D976BD1" w:rsidR="00F93776" w:rsidRPr="00B40BD9" w:rsidRDefault="00167ED2" w:rsidP="00F93776">
      <w:pPr>
        <w:pStyle w:val="ListParagraph"/>
        <w:numPr>
          <w:ilvl w:val="0"/>
          <w:numId w:val="20"/>
        </w:numPr>
        <w:spacing w:after="160" w:line="240" w:lineRule="auto"/>
        <w:jc w:val="both"/>
        <w:rPr>
          <w:rFonts w:cs="Times New Roman"/>
          <w:szCs w:val="24"/>
        </w:rPr>
      </w:pPr>
      <w:r>
        <w:rPr>
          <w:rFonts w:cs="Times New Roman"/>
          <w:szCs w:val="24"/>
        </w:rPr>
        <w:t>“</w:t>
      </w:r>
      <w:r w:rsidR="00F93776" w:rsidRPr="00B40BD9">
        <w:rPr>
          <w:rFonts w:cs="Times New Roman"/>
          <w:szCs w:val="24"/>
        </w:rPr>
        <w:t>In addition to being just at saturation with respect to quartz, the produced fluids at 225</w:t>
      </w:r>
      <w:r w:rsidR="00F93776" w:rsidRPr="00B40BD9">
        <w:rPr>
          <w:rFonts w:cs="Times New Roman"/>
          <w:szCs w:val="24"/>
        </w:rPr>
        <w:sym w:font="Symbol" w:char="F0B0"/>
      </w:r>
      <w:r w:rsidR="00F93776" w:rsidRPr="00B40BD9">
        <w:rPr>
          <w:rFonts w:cs="Times New Roman"/>
          <w:szCs w:val="24"/>
        </w:rPr>
        <w:t>C are supersaturated in anhydrite, dolomite and just barely undersaturated in calcite.</w:t>
      </w:r>
    </w:p>
    <w:p w14:paraId="40B1A4DB" w14:textId="103D666C" w:rsidR="00F93776" w:rsidRDefault="00167ED2" w:rsidP="00925B24">
      <w:pPr>
        <w:pStyle w:val="ListParagraph"/>
        <w:numPr>
          <w:ilvl w:val="0"/>
          <w:numId w:val="20"/>
        </w:numPr>
        <w:spacing w:line="240" w:lineRule="auto"/>
        <w:jc w:val="both"/>
        <w:rPr>
          <w:rFonts w:cs="Times New Roman"/>
          <w:szCs w:val="24"/>
        </w:rPr>
      </w:pPr>
      <w:r>
        <w:rPr>
          <w:rFonts w:cs="Times New Roman"/>
          <w:szCs w:val="24"/>
        </w:rPr>
        <w:t>“</w:t>
      </w:r>
      <w:r w:rsidR="00F93776" w:rsidRPr="00B40BD9">
        <w:rPr>
          <w:rFonts w:cs="Times New Roman"/>
          <w:szCs w:val="24"/>
        </w:rPr>
        <w:t xml:space="preserve">Roughly 100,000 barrels of fluid were injected during the April 2024 stimulation. Based on the increases in total dissolved salts (i.e., Na, K, Cl, SiO2, SO4) of 4150 mg/kg, the total dissolved mass related to this injection </w:t>
      </w:r>
      <w:r w:rsidR="00F93776" w:rsidRPr="00B40BD9">
        <w:rPr>
          <w:rFonts w:cs="Times New Roman"/>
          <w:i/>
          <w:iCs/>
          <w:szCs w:val="24"/>
        </w:rPr>
        <w:t>might</w:t>
      </w:r>
      <w:r w:rsidR="00F93776" w:rsidRPr="00B40BD9">
        <w:rPr>
          <w:rFonts w:cs="Times New Roman"/>
          <w:szCs w:val="24"/>
        </w:rPr>
        <w:t xml:space="preserve"> have exceeded 65 tonnes.</w:t>
      </w:r>
      <w:r>
        <w:rPr>
          <w:rFonts w:cs="Times New Roman"/>
          <w:szCs w:val="24"/>
        </w:rPr>
        <w:t>”</w:t>
      </w:r>
    </w:p>
    <w:p w14:paraId="6F336B13" w14:textId="72D7FF3C" w:rsidR="00167ED2" w:rsidRDefault="00167ED2" w:rsidP="00925B24">
      <w:pPr>
        <w:spacing w:line="240" w:lineRule="auto"/>
        <w:jc w:val="both"/>
        <w:rPr>
          <w:rFonts w:cs="Times New Roman"/>
          <w:szCs w:val="24"/>
        </w:rPr>
      </w:pPr>
    </w:p>
    <w:p w14:paraId="5C1497F5" w14:textId="2637A4A5" w:rsidR="00925B24" w:rsidRDefault="00925B24" w:rsidP="00925B24">
      <w:pPr>
        <w:jc w:val="both"/>
        <w:rPr>
          <w:szCs w:val="24"/>
        </w:rPr>
      </w:pPr>
      <w:r w:rsidRPr="00830EBD">
        <w:rPr>
          <w:szCs w:val="24"/>
        </w:rPr>
        <w:t xml:space="preserve">Based on those </w:t>
      </w:r>
      <w:r w:rsidR="00B261EA" w:rsidRPr="00830EBD">
        <w:rPr>
          <w:szCs w:val="24"/>
        </w:rPr>
        <w:t>assessments,</w:t>
      </w:r>
      <w:r w:rsidRPr="00830EBD">
        <w:rPr>
          <w:szCs w:val="24"/>
        </w:rPr>
        <w:t xml:space="preserve"> additive decisions </w:t>
      </w:r>
      <w:r>
        <w:rPr>
          <w:szCs w:val="24"/>
        </w:rPr>
        <w:t>were</w:t>
      </w:r>
      <w:r w:rsidRPr="00830EBD">
        <w:rPr>
          <w:szCs w:val="24"/>
        </w:rPr>
        <w:t xml:space="preserve"> made</w:t>
      </w:r>
      <w:r>
        <w:rPr>
          <w:szCs w:val="24"/>
        </w:rPr>
        <w:t>:</w:t>
      </w:r>
    </w:p>
    <w:p w14:paraId="1D16785C" w14:textId="02214B6F" w:rsidR="00925B24" w:rsidRDefault="00925B24" w:rsidP="00925B24">
      <w:pPr>
        <w:pStyle w:val="ListParagraph"/>
        <w:numPr>
          <w:ilvl w:val="0"/>
          <w:numId w:val="24"/>
        </w:numPr>
        <w:jc w:val="both"/>
        <w:rPr>
          <w:szCs w:val="24"/>
        </w:rPr>
      </w:pPr>
      <w:r>
        <w:rPr>
          <w:szCs w:val="24"/>
        </w:rPr>
        <w:t xml:space="preserve">Biocide was not </w:t>
      </w:r>
      <w:r w:rsidR="00E43091">
        <w:rPr>
          <w:szCs w:val="24"/>
        </w:rPr>
        <w:t>run but</w:t>
      </w:r>
      <w:r>
        <w:rPr>
          <w:szCs w:val="24"/>
        </w:rPr>
        <w:t xml:space="preserve"> could be run if it </w:t>
      </w:r>
      <w:r w:rsidR="00E43091">
        <w:rPr>
          <w:szCs w:val="24"/>
        </w:rPr>
        <w:t>were</w:t>
      </w:r>
      <w:r>
        <w:rPr>
          <w:szCs w:val="24"/>
        </w:rPr>
        <w:t xml:space="preserve"> needed.</w:t>
      </w:r>
    </w:p>
    <w:p w14:paraId="0214198C" w14:textId="77777777" w:rsidR="00925B24" w:rsidRDefault="00925B24" w:rsidP="00925B24">
      <w:pPr>
        <w:pStyle w:val="ListParagraph"/>
        <w:numPr>
          <w:ilvl w:val="0"/>
          <w:numId w:val="24"/>
        </w:numPr>
        <w:jc w:val="both"/>
        <w:rPr>
          <w:szCs w:val="24"/>
        </w:rPr>
      </w:pPr>
      <w:r>
        <w:rPr>
          <w:szCs w:val="24"/>
        </w:rPr>
        <w:t>Upstream and downstream monitoring would be carried out.</w:t>
      </w:r>
    </w:p>
    <w:p w14:paraId="5824C535" w14:textId="39A06160" w:rsidR="00925B24" w:rsidRDefault="00925B24" w:rsidP="00925B24">
      <w:pPr>
        <w:pStyle w:val="ListParagraph"/>
        <w:numPr>
          <w:ilvl w:val="0"/>
          <w:numId w:val="24"/>
        </w:numPr>
        <w:jc w:val="both"/>
        <w:rPr>
          <w:szCs w:val="24"/>
        </w:rPr>
      </w:pPr>
      <w:r>
        <w:rPr>
          <w:szCs w:val="24"/>
        </w:rPr>
        <w:t xml:space="preserve">A </w:t>
      </w:r>
      <w:r w:rsidR="009F4D8B">
        <w:rPr>
          <w:szCs w:val="24"/>
        </w:rPr>
        <w:t xml:space="preserve">dual function </w:t>
      </w:r>
      <w:r>
        <w:rPr>
          <w:szCs w:val="24"/>
        </w:rPr>
        <w:t>calcite/</w:t>
      </w:r>
      <w:r w:rsidR="009F4D8B">
        <w:rPr>
          <w:szCs w:val="24"/>
        </w:rPr>
        <w:t xml:space="preserve">sulfate </w:t>
      </w:r>
      <w:r>
        <w:rPr>
          <w:szCs w:val="24"/>
        </w:rPr>
        <w:t>inhibitor would be metered in</w:t>
      </w:r>
      <w:r w:rsidR="009F4D8B">
        <w:rPr>
          <w:szCs w:val="24"/>
        </w:rPr>
        <w:t xml:space="preserve"> and adjusted as required based on monitoring results.</w:t>
      </w:r>
    </w:p>
    <w:p w14:paraId="15AE68B0" w14:textId="77777777" w:rsidR="00925B24" w:rsidRPr="00C56BB9" w:rsidRDefault="00925B24" w:rsidP="00925B24">
      <w:pPr>
        <w:pStyle w:val="ListParagraph"/>
        <w:numPr>
          <w:ilvl w:val="0"/>
          <w:numId w:val="24"/>
        </w:numPr>
        <w:jc w:val="both"/>
        <w:rPr>
          <w:szCs w:val="24"/>
        </w:rPr>
      </w:pPr>
      <w:r>
        <w:rPr>
          <w:szCs w:val="24"/>
        </w:rPr>
        <w:t xml:space="preserve">An </w:t>
      </w:r>
      <w:r w:rsidRPr="00F93776">
        <w:rPr>
          <w:szCs w:val="24"/>
        </w:rPr>
        <w:t>imidazole based corrosion inhibitor</w:t>
      </w:r>
      <w:r>
        <w:rPr>
          <w:szCs w:val="24"/>
        </w:rPr>
        <w:t xml:space="preserve"> was also metered in.</w:t>
      </w:r>
    </w:p>
    <w:p w14:paraId="7A0E2DDC" w14:textId="239B75CE" w:rsidR="00F93776" w:rsidRDefault="00F93776" w:rsidP="00F93776">
      <w:pPr>
        <w:pStyle w:val="ListParagraph"/>
        <w:spacing w:line="240" w:lineRule="auto"/>
        <w:jc w:val="center"/>
        <w:rPr>
          <w:rFonts w:cs="Times New Roman"/>
          <w:szCs w:val="24"/>
        </w:rPr>
      </w:pPr>
    </w:p>
    <w:p w14:paraId="4CDE95EA" w14:textId="77777777" w:rsidR="00925B24" w:rsidRDefault="00925B24" w:rsidP="00F93776">
      <w:pPr>
        <w:pStyle w:val="ListParagraph"/>
        <w:spacing w:line="240" w:lineRule="auto"/>
        <w:jc w:val="center"/>
        <w:rPr>
          <w:rFonts w:cs="Times New Roman"/>
          <w:szCs w:val="24"/>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3"/>
        <w:gridCol w:w="5177"/>
      </w:tblGrid>
      <w:tr w:rsidR="00F600BA" w14:paraId="5F00BD03" w14:textId="77777777" w:rsidTr="00925B24">
        <w:tc>
          <w:tcPr>
            <w:tcW w:w="4860" w:type="dxa"/>
          </w:tcPr>
          <w:p w14:paraId="3F2595B4" w14:textId="21628766" w:rsidR="00925B24" w:rsidRDefault="00F600BA" w:rsidP="00F93776">
            <w:pPr>
              <w:pStyle w:val="ListParagraph"/>
              <w:spacing w:line="240" w:lineRule="auto"/>
              <w:ind w:left="0"/>
              <w:jc w:val="center"/>
              <w:rPr>
                <w:rFonts w:cs="Times New Roman"/>
                <w:szCs w:val="24"/>
              </w:rPr>
            </w:pPr>
            <w:r>
              <w:rPr>
                <w:rFonts w:cs="Times New Roman"/>
                <w:noProof/>
                <w:szCs w:val="24"/>
                <w14:ligatures w14:val="standardContextual"/>
              </w:rPr>
              <mc:AlternateContent>
                <mc:Choice Requires="wpg">
                  <w:drawing>
                    <wp:inline distT="0" distB="0" distL="0" distR="0" wp14:anchorId="5BF1128B" wp14:editId="166528C5">
                      <wp:extent cx="2852928" cy="2494483"/>
                      <wp:effectExtent l="0" t="0" r="5080" b="1270"/>
                      <wp:docPr id="1888206147" name="Group 15"/>
                      <wp:cNvGraphicFramePr/>
                      <a:graphic xmlns:a="http://schemas.openxmlformats.org/drawingml/2006/main">
                        <a:graphicData uri="http://schemas.microsoft.com/office/word/2010/wordprocessingGroup">
                          <wpg:wgp>
                            <wpg:cNvGrpSpPr/>
                            <wpg:grpSpPr>
                              <a:xfrm>
                                <a:off x="0" y="0"/>
                                <a:ext cx="2852928" cy="2494483"/>
                                <a:chOff x="0" y="409650"/>
                                <a:chExt cx="3082925" cy="2735658"/>
                              </a:xfrm>
                            </wpg:grpSpPr>
                            <pic:pic xmlns:pic="http://schemas.openxmlformats.org/drawingml/2006/picture">
                              <pic:nvPicPr>
                                <pic:cNvPr id="929144784" name="Picture 5" descr="A chart of water quality&#10;&#10;Description automatically generated with medium confidence"/>
                                <pic:cNvPicPr>
                                  <a:picLocks noChangeAspect="1"/>
                                </pic:cNvPicPr>
                              </pic:nvPicPr>
                              <pic:blipFill rotWithShape="1">
                                <a:blip r:embed="rId38" cstate="print">
                                  <a:extLst>
                                    <a:ext uri="{28A0092B-C50C-407E-A947-70E740481C1C}">
                                      <a14:useLocalDpi xmlns:a14="http://schemas.microsoft.com/office/drawing/2010/main" val="0"/>
                                    </a:ext>
                                  </a:extLst>
                                </a:blip>
                                <a:srcRect l="43640" t="16639" r="5" b="45719"/>
                                <a:stretch/>
                              </pic:blipFill>
                              <pic:spPr bwMode="auto">
                                <a:xfrm>
                                  <a:off x="7314" y="409650"/>
                                  <a:ext cx="3075611" cy="225975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96523631" name="Picture 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2556663"/>
                                  <a:ext cx="3017520" cy="588645"/>
                                </a:xfrm>
                                <a:prstGeom prst="rect">
                                  <a:avLst/>
                                </a:prstGeom>
                              </pic:spPr>
                            </pic:pic>
                            <wps:wsp>
                              <wps:cNvPr id="1598285827" name="Rectangle 14"/>
                              <wps:cNvSpPr/>
                              <wps:spPr>
                                <a:xfrm>
                                  <a:off x="398678" y="2549348"/>
                                  <a:ext cx="102413" cy="14264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BD36867" id="Group 15" o:spid="_x0000_s1026" style="width:224.65pt;height:196.4pt;mso-position-horizontal-relative:char;mso-position-vertical-relative:line" coordorigin=",4096" coordsize="30829,273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A chart of water quality&#10;&#10;Description automatically generated with medium confidence" style="position:absolute;left:73;top:4096;width:30756;height:2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">
                        <v:imagedata r:id="rId40" o:title="A chart of water quality&#10;&#10;Description automatically generated with medium confidence" croptop="10905f" cropbottom="29962f" cropleft="28600f" cropright="3f"/>
                      </v:shape>
                      <v:shape id="Picture 1" o:spid="_x0000_s1028" type="#_x0000_t75" style="position:absolute;top:25566;width:30175;height:5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">
                        <v:imagedata r:id="rId41" o:title=""/>
                      </v:shape>
                      <v:rect id="Rectangle 14" o:spid="_x0000_s1029" style="position:absolute;left:3986;top:25493;width:1024;height:1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" fillcolor="white [3212]" stroked="f" strokeweight="1pt"/>
                      <w10:anchorlock/>
                    </v:group>
                  </w:pict>
                </mc:Fallback>
              </mc:AlternateContent>
            </w:r>
          </w:p>
        </w:tc>
        <w:tc>
          <w:tcPr>
            <w:tcW w:w="4860" w:type="dxa"/>
          </w:tcPr>
          <w:p w14:paraId="1FECEB04" w14:textId="658F83D7" w:rsidR="00925B24" w:rsidRDefault="00925B24" w:rsidP="00F93776">
            <w:pPr>
              <w:pStyle w:val="ListParagraph"/>
              <w:spacing w:line="240" w:lineRule="auto"/>
              <w:ind w:left="0"/>
              <w:jc w:val="center"/>
              <w:rPr>
                <w:rFonts w:cs="Times New Roman"/>
                <w:szCs w:val="24"/>
              </w:rPr>
            </w:pPr>
            <w:r w:rsidRPr="00B40BD9">
              <w:rPr>
                <w:rFonts w:cs="Times New Roman"/>
                <w:noProof/>
                <w:szCs w:val="24"/>
                <w14:ligatures w14:val="standardContextual"/>
              </w:rPr>
              <w:drawing>
                <wp:inline distT="0" distB="0" distL="0" distR="0" wp14:anchorId="4DC1AEA3" wp14:editId="328E4120">
                  <wp:extent cx="3275312" cy="2051914"/>
                  <wp:effectExtent l="0" t="0" r="1905" b="5715"/>
                  <wp:docPr id="276122526" name="Picture 276122526" descr="A chart of water qual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hart of water quality&#10;&#10;Description automatically generated with medium confidence"/>
                          <pic:cNvPicPr/>
                        </pic:nvPicPr>
                        <pic:blipFill rotWithShape="1">
                          <a:blip r:embed="rId42" cstate="print">
                            <a:extLst>
                              <a:ext uri="{28A0092B-C50C-407E-A947-70E740481C1C}">
                                <a14:useLocalDpi xmlns:a14="http://schemas.microsoft.com/office/drawing/2010/main" val="0"/>
                              </a:ext>
                            </a:extLst>
                          </a:blip>
                          <a:srcRect l="43639" t="53431" b="14476"/>
                          <a:stretch/>
                        </pic:blipFill>
                        <pic:spPr bwMode="auto">
                          <a:xfrm>
                            <a:off x="0" y="0"/>
                            <a:ext cx="3284113" cy="2057427"/>
                          </a:xfrm>
                          <a:prstGeom prst="rect">
                            <a:avLst/>
                          </a:prstGeom>
                          <a:ln>
                            <a:noFill/>
                          </a:ln>
                          <a:extLst>
                            <a:ext uri="{53640926-AAD7-44D8-BBD7-CCE9431645EC}">
                              <a14:shadowObscured xmlns:a14="http://schemas.microsoft.com/office/drawing/2010/main"/>
                            </a:ext>
                          </a:extLst>
                        </pic:spPr>
                      </pic:pic>
                    </a:graphicData>
                  </a:graphic>
                </wp:inline>
              </w:drawing>
            </w:r>
          </w:p>
        </w:tc>
      </w:tr>
    </w:tbl>
    <w:p w14:paraId="747C79D3" w14:textId="6D52C66D" w:rsidR="00925B24" w:rsidRPr="00B40BD9" w:rsidRDefault="00925B24" w:rsidP="00F93776">
      <w:pPr>
        <w:pStyle w:val="ListParagraph"/>
        <w:spacing w:line="240" w:lineRule="auto"/>
        <w:jc w:val="center"/>
        <w:rPr>
          <w:rFonts w:cs="Times New Roman"/>
          <w:szCs w:val="24"/>
        </w:rPr>
      </w:pPr>
    </w:p>
    <w:p w14:paraId="09752A37" w14:textId="3315F528" w:rsidR="00F93776" w:rsidRDefault="00F93776" w:rsidP="00925B24">
      <w:pPr>
        <w:spacing w:line="240" w:lineRule="auto"/>
        <w:jc w:val="both"/>
        <w:rPr>
          <w:rFonts w:cs="Times New Roman"/>
          <w:b/>
          <w:bCs/>
          <w:szCs w:val="24"/>
        </w:rPr>
      </w:pPr>
      <w:r w:rsidRPr="00C449D4">
        <w:rPr>
          <w:rFonts w:cs="Times New Roman"/>
          <w:b/>
          <w:bCs/>
          <w:szCs w:val="24"/>
        </w:rPr>
        <w:t xml:space="preserve">Figure </w:t>
      </w:r>
      <w:r w:rsidR="00167ED2">
        <w:rPr>
          <w:rFonts w:cs="Times New Roman"/>
          <w:b/>
          <w:bCs/>
          <w:szCs w:val="24"/>
        </w:rPr>
        <w:t>23</w:t>
      </w:r>
      <w:r w:rsidRPr="00C449D4">
        <w:rPr>
          <w:rFonts w:cs="Times New Roman"/>
          <w:b/>
          <w:bCs/>
          <w:szCs w:val="24"/>
        </w:rPr>
        <w:t>. Time s</w:t>
      </w:r>
      <w:r w:rsidR="00925B24">
        <w:rPr>
          <w:rFonts w:cs="Times New Roman"/>
          <w:b/>
          <w:bCs/>
          <w:szCs w:val="24"/>
        </w:rPr>
        <w:t>er</w:t>
      </w:r>
      <w:r w:rsidRPr="00C449D4">
        <w:rPr>
          <w:rFonts w:cs="Times New Roman"/>
          <w:b/>
          <w:bCs/>
          <w:szCs w:val="24"/>
        </w:rPr>
        <w:t>ies plots of analytical results for injected and produced waters</w:t>
      </w:r>
      <w:r w:rsidR="00F600BA">
        <w:rPr>
          <w:rFonts w:cs="Times New Roman"/>
          <w:b/>
          <w:bCs/>
          <w:szCs w:val="24"/>
        </w:rPr>
        <w:t xml:space="preserve"> from well 16B(78)-32</w:t>
      </w:r>
      <w:r w:rsidRPr="00C449D4">
        <w:rPr>
          <w:rFonts w:cs="Times New Roman"/>
          <w:b/>
          <w:bCs/>
          <w:szCs w:val="24"/>
        </w:rPr>
        <w:t>.</w:t>
      </w:r>
    </w:p>
    <w:p w14:paraId="6FCBC200" w14:textId="77777777" w:rsidR="00293640" w:rsidRDefault="00293640" w:rsidP="00293640">
      <w:pPr>
        <w:jc w:val="both"/>
        <w:rPr>
          <w:szCs w:val="24"/>
        </w:rPr>
      </w:pPr>
    </w:p>
    <w:p w14:paraId="04586677" w14:textId="6C96F327" w:rsidR="003024E5" w:rsidRPr="00C56BB9" w:rsidRDefault="003024E5" w:rsidP="003024E5">
      <w:pPr>
        <w:pStyle w:val="Heading2"/>
      </w:pPr>
      <w:bookmarkStart w:id="12" w:name="_Toc179382297"/>
      <w:r w:rsidRPr="00C56BB9">
        <w:t>Assessments</w:t>
      </w:r>
      <w:r>
        <w:t xml:space="preserve"> During Pumping</w:t>
      </w:r>
      <w:bookmarkEnd w:id="12"/>
    </w:p>
    <w:p w14:paraId="39B9F072" w14:textId="77777777" w:rsidR="002C57A5" w:rsidRDefault="002C57A5" w:rsidP="00293640">
      <w:pPr>
        <w:jc w:val="both"/>
        <w:rPr>
          <w:szCs w:val="24"/>
        </w:rPr>
      </w:pPr>
    </w:p>
    <w:p w14:paraId="1F75C6CD" w14:textId="2C2F9D80" w:rsidR="003024E5" w:rsidRDefault="003024E5" w:rsidP="00293640">
      <w:pPr>
        <w:jc w:val="both"/>
        <w:rPr>
          <w:szCs w:val="24"/>
        </w:rPr>
      </w:pPr>
      <w:r>
        <w:rPr>
          <w:szCs w:val="24"/>
        </w:rPr>
        <w:t xml:space="preserve">Appendix B shows </w:t>
      </w:r>
      <w:r w:rsidR="002A5303">
        <w:rPr>
          <w:szCs w:val="24"/>
        </w:rPr>
        <w:t xml:space="preserve">water analyses just before the pumps and </w:t>
      </w:r>
      <w:r w:rsidR="00A75368">
        <w:rPr>
          <w:szCs w:val="24"/>
        </w:rPr>
        <w:t>before the produced fluid was circulated into the sump. The measured values appear to be higher than those determined by an analytical laboratory</w:t>
      </w:r>
      <w:r w:rsidR="00C617B5">
        <w:rPr>
          <w:szCs w:val="24"/>
        </w:rPr>
        <w:t>, but there is qualitative agreement.</w:t>
      </w:r>
    </w:p>
    <w:p w14:paraId="1B165C71" w14:textId="77777777" w:rsidR="00C617B5" w:rsidRPr="00FA5EB4" w:rsidRDefault="00C617B5" w:rsidP="00293640">
      <w:pPr>
        <w:jc w:val="both"/>
        <w:rPr>
          <w:szCs w:val="24"/>
        </w:rPr>
      </w:pPr>
    </w:p>
    <w:p w14:paraId="5BF239E4" w14:textId="7819E194" w:rsidR="00293640" w:rsidRPr="0043571A" w:rsidRDefault="0043571A" w:rsidP="0043571A">
      <w:pPr>
        <w:pStyle w:val="Heading1"/>
      </w:pPr>
      <w:bookmarkStart w:id="13" w:name="_Toc179382298"/>
      <w:r w:rsidRPr="0043571A">
        <w:t>Injection Records</w:t>
      </w:r>
      <w:bookmarkEnd w:id="13"/>
    </w:p>
    <w:p w14:paraId="01F70838" w14:textId="77777777" w:rsidR="0043571A" w:rsidRDefault="0043571A" w:rsidP="0043571A"/>
    <w:p w14:paraId="299D3566" w14:textId="7C965AC1" w:rsidR="0043571A" w:rsidRDefault="0043571A" w:rsidP="00BA7169">
      <w:pPr>
        <w:jc w:val="both"/>
      </w:pPr>
      <w:r>
        <w:t xml:space="preserve">Figure 24 shows the injection chronology. The fluctuations in flow rate at the very end of the test are the injection cycling pumped for the </w:t>
      </w:r>
      <w:r w:rsidR="00795246">
        <w:t xml:space="preserve">CSULB </w:t>
      </w:r>
      <w:r>
        <w:t>research project.</w:t>
      </w:r>
      <w:r w:rsidR="00BA7169">
        <w:t xml:space="preserve"> Subsequent figures progressively show temperatures and rates and ultimately an efficiency (mass flow rate out/mass flow rate in) approaching 90%.</w:t>
      </w:r>
    </w:p>
    <w:p w14:paraId="2BB3400A" w14:textId="77777777" w:rsidR="00A757CE" w:rsidRDefault="00A757CE" w:rsidP="00BA7169">
      <w:pPr>
        <w:jc w:val="both"/>
      </w:pPr>
    </w:p>
    <w:p w14:paraId="71726336" w14:textId="66A0C09E" w:rsidR="00A757CE" w:rsidRDefault="00A757CE" w:rsidP="00BA7169">
      <w:pPr>
        <w:jc w:val="both"/>
      </w:pPr>
      <w:r>
        <w:t>Subsequent data have been adjusted based on supplementary calibration.</w:t>
      </w:r>
    </w:p>
    <w:p w14:paraId="629CC22B" w14:textId="2D629BE8" w:rsidR="00A757CE" w:rsidRDefault="00A757CE" w:rsidP="00A757CE">
      <w:pPr>
        <w:pStyle w:val="ListParagraph"/>
        <w:numPr>
          <w:ilvl w:val="0"/>
          <w:numId w:val="25"/>
        </w:numPr>
        <w:jc w:val="both"/>
      </w:pPr>
      <w:r>
        <w:t xml:space="preserve">The </w:t>
      </w:r>
      <w:r w:rsidR="00950305">
        <w:t>measurement of temperature downstream of the 16B(78)-32 wellhead and upstream of the atmospheric separator</w:t>
      </w:r>
      <w:r w:rsidR="009603FA">
        <w:t xml:space="preserve"> was </w:t>
      </w:r>
      <w:r w:rsidR="009529DB">
        <w:t xml:space="preserve">adjusted. The thermocouple in the tee did not extend fully into the </w:t>
      </w:r>
      <w:r w:rsidR="005727EF">
        <w:t xml:space="preserve">flow stream and read less than the temperature gun. </w:t>
      </w:r>
      <w:r w:rsidR="006F11E6">
        <w:t>An adjustment for the difference was applied to the raw data</w:t>
      </w:r>
      <w:r w:rsidR="0000691D">
        <w:t xml:space="preserve"> (refer to Figure 25).</w:t>
      </w:r>
    </w:p>
    <w:p w14:paraId="3DB99221" w14:textId="4FB86746" w:rsidR="002F2C94" w:rsidRDefault="00FC45F6" w:rsidP="00A757CE">
      <w:pPr>
        <w:pStyle w:val="ListParagraph"/>
        <w:numPr>
          <w:ilvl w:val="0"/>
          <w:numId w:val="25"/>
        </w:numPr>
        <w:jc w:val="both"/>
      </w:pPr>
      <w:r>
        <w:t xml:space="preserve">The companion pressure transducer to the thermocouple described in item 1 </w:t>
      </w:r>
      <w:r w:rsidR="00160D4D">
        <w:t xml:space="preserve">characteristically read </w:t>
      </w:r>
      <w:ins w:id="14" w:author="Microsoft account" w:date="2024-10-09T12:54:00Z">
        <w:r w:rsidR="0036545E">
          <w:t>erratically</w:t>
        </w:r>
      </w:ins>
      <w:r w:rsidR="00160D4D">
        <w:t xml:space="preserve">. A </w:t>
      </w:r>
      <w:r w:rsidR="004A21A1">
        <w:t xml:space="preserve">manual gauge was installed and </w:t>
      </w:r>
      <w:r w:rsidR="00134E59">
        <w:t xml:space="preserve">those periodic readings were </w:t>
      </w:r>
      <w:r w:rsidR="004A21A1">
        <w:t xml:space="preserve">used in steam quality and similar calculations, where appropriate (refer to </w:t>
      </w:r>
      <w:r w:rsidR="00134E59">
        <w:t>Figure 25).</w:t>
      </w:r>
      <w:r w:rsidR="006E00C8">
        <w:t xml:space="preserve"> This device read high, at least some of the time because of impairment of the flow meter.</w:t>
      </w:r>
    </w:p>
    <w:p w14:paraId="369A0BA8" w14:textId="32A840C9" w:rsidR="00AB08F3" w:rsidRDefault="00AB08F3" w:rsidP="00A757CE">
      <w:pPr>
        <w:pStyle w:val="ListParagraph"/>
        <w:numPr>
          <w:ilvl w:val="0"/>
          <w:numId w:val="25"/>
        </w:numPr>
        <w:jc w:val="both"/>
      </w:pPr>
      <w:r>
        <w:lastRenderedPageBreak/>
        <w:t xml:space="preserve">Flow meters were calibrated directly in line with the Liberty Oilfield Services pumping </w:t>
      </w:r>
      <w:r w:rsidR="008044C5">
        <w:t>equipment. Results are seen in Figure 26. These were used to correct the readings of the flow meters exiting the separator.</w:t>
      </w:r>
    </w:p>
    <w:p w14:paraId="6B830683" w14:textId="77777777" w:rsidR="00942B1D" w:rsidRDefault="00942B1D" w:rsidP="00942B1D">
      <w:pPr>
        <w:jc w:val="both"/>
      </w:pPr>
    </w:p>
    <w:p w14:paraId="2A283321" w14:textId="4D919B26" w:rsidR="00942B1D" w:rsidRDefault="00942B1D" w:rsidP="00942B1D">
      <w:pPr>
        <w:jc w:val="both"/>
      </w:pPr>
      <w:r>
        <w:t>Figure 27 shows the wellhead pressure at well 16B(78)-32</w:t>
      </w:r>
      <w:r w:rsidR="00E111B9">
        <w:t xml:space="preserve">. That pressure </w:t>
      </w:r>
      <w:r w:rsidR="006950A7">
        <w:t xml:space="preserve">probably is slightly high because of the malfunctioning flowmeter. The manual gauge downstream of this (but upstream of the separator) was used for steam quality calculations. </w:t>
      </w:r>
      <w:r w:rsidR="00620832">
        <w:t xml:space="preserve">Two temperatures upstream of the separator are shown. One is the raw Pason temperature and the second is an estimate of the real temperature </w:t>
      </w:r>
      <w:r w:rsidR="00FD1DF5">
        <w:t>as determined from a temperature gun (see item 1 immediately above).</w:t>
      </w:r>
    </w:p>
    <w:p w14:paraId="2C205595" w14:textId="77777777" w:rsidR="00347773" w:rsidRDefault="00347773" w:rsidP="00942B1D">
      <w:pPr>
        <w:jc w:val="both"/>
      </w:pPr>
    </w:p>
    <w:p w14:paraId="1A9AE202" w14:textId="2DBF00B0" w:rsidR="00347773" w:rsidRDefault="00347773" w:rsidP="00942B1D">
      <w:pPr>
        <w:jc w:val="both"/>
      </w:pPr>
      <w:r>
        <w:t xml:space="preserve">Figure 28 shows </w:t>
      </w:r>
      <w:r w:rsidR="009072F8">
        <w:t xml:space="preserve">the flowmeter data downstream of the </w:t>
      </w:r>
      <w:r w:rsidR="00E03859">
        <w:t>16B(78)-32 wellhead. All flowmeter data have been corrected based on the field calibration (see item 3 immediately above).</w:t>
      </w:r>
    </w:p>
    <w:p w14:paraId="13C9E119" w14:textId="77777777" w:rsidR="0078168E" w:rsidRDefault="0078168E" w:rsidP="00942B1D">
      <w:pPr>
        <w:jc w:val="both"/>
      </w:pPr>
    </w:p>
    <w:p w14:paraId="55DCC4A7" w14:textId="27C6F708" w:rsidR="0078168E" w:rsidRDefault="0078168E" w:rsidP="00942B1D">
      <w:pPr>
        <w:jc w:val="both"/>
      </w:pPr>
      <w:r>
        <w:t>Figure 29 shows mass flow rates calculated for the injector and calculated at the producer using corrected data downstream of the separator and the calculated steam fraction.</w:t>
      </w:r>
    </w:p>
    <w:p w14:paraId="55F5B27D" w14:textId="77777777" w:rsidR="00BA7169" w:rsidRPr="0034402D" w:rsidRDefault="00BA7169" w:rsidP="0043571A">
      <w:pPr>
        <w:rPr>
          <w:sz w:val="12"/>
          <w:szCs w:val="12"/>
        </w:rPr>
      </w:pPr>
    </w:p>
    <w:p w14:paraId="7A00447C" w14:textId="77777777" w:rsidR="0043571A" w:rsidRDefault="0043571A" w:rsidP="00BA7169">
      <w:pPr>
        <w:jc w:val="center"/>
      </w:pPr>
      <w:r w:rsidRPr="0043571A">
        <w:rPr>
          <w:noProof/>
        </w:rPr>
        <w:drawing>
          <wp:inline distT="0" distB="0" distL="0" distR="0" wp14:anchorId="705EE270" wp14:editId="2BF3D870">
            <wp:extent cx="5023725" cy="3452813"/>
            <wp:effectExtent l="0" t="0" r="5715" b="0"/>
            <wp:docPr id="1608391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5031"/>
                    <a:stretch/>
                  </pic:blipFill>
                  <pic:spPr bwMode="auto">
                    <a:xfrm>
                      <a:off x="0" y="0"/>
                      <a:ext cx="5025160" cy="3453799"/>
                    </a:xfrm>
                    <a:prstGeom prst="rect">
                      <a:avLst/>
                    </a:prstGeom>
                    <a:noFill/>
                    <a:ln>
                      <a:noFill/>
                    </a:ln>
                    <a:extLst>
                      <a:ext uri="{53640926-AAD7-44D8-BBD7-CCE9431645EC}">
                        <a14:shadowObscured xmlns:a14="http://schemas.microsoft.com/office/drawing/2010/main"/>
                      </a:ext>
                    </a:extLst>
                  </pic:spPr>
                </pic:pic>
              </a:graphicData>
            </a:graphic>
          </wp:inline>
        </w:drawing>
      </w:r>
    </w:p>
    <w:p w14:paraId="1E8F3E6E" w14:textId="77777777" w:rsidR="0043571A" w:rsidRDefault="0043571A" w:rsidP="0043571A">
      <w:pPr>
        <w:jc w:val="center"/>
        <w:rPr>
          <w:b/>
          <w:bCs/>
        </w:rPr>
      </w:pPr>
      <w:r w:rsidRPr="0043571A">
        <w:rPr>
          <w:b/>
          <w:bCs/>
        </w:rPr>
        <w:t>Figure 24. Injection pressure and rate during the circulation testing.</w:t>
      </w:r>
    </w:p>
    <w:p w14:paraId="0FE2CF2F" w14:textId="77777777" w:rsidR="002C57A5" w:rsidRDefault="002C57A5" w:rsidP="0043571A">
      <w:pPr>
        <w:jc w:val="center"/>
        <w:rPr>
          <w:b/>
          <w:bCs/>
        </w:rPr>
      </w:pPr>
    </w:p>
    <w:p w14:paraId="3EC524BD" w14:textId="45E40D5B" w:rsidR="002C57A5" w:rsidRDefault="00026570" w:rsidP="0043571A">
      <w:pPr>
        <w:jc w:val="center"/>
        <w:rPr>
          <w:b/>
          <w:bCs/>
        </w:rPr>
      </w:pPr>
      <w:r w:rsidRPr="00026570">
        <w:rPr>
          <w:noProof/>
        </w:rPr>
        <w:lastRenderedPageBreak/>
        <w:drawing>
          <wp:inline distT="0" distB="0" distL="0" distR="0" wp14:anchorId="3EA9D560" wp14:editId="585E5232">
            <wp:extent cx="5417614" cy="3924300"/>
            <wp:effectExtent l="0" t="0" r="0" b="0"/>
            <wp:docPr id="1532546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20157" cy="3926142"/>
                    </a:xfrm>
                    <a:prstGeom prst="rect">
                      <a:avLst/>
                    </a:prstGeom>
                    <a:noFill/>
                    <a:ln>
                      <a:noFill/>
                    </a:ln>
                  </pic:spPr>
                </pic:pic>
              </a:graphicData>
            </a:graphic>
          </wp:inline>
        </w:drawing>
      </w:r>
    </w:p>
    <w:p w14:paraId="626C2804" w14:textId="0A53244F" w:rsidR="00026570" w:rsidRDefault="0072394F" w:rsidP="006E00C8">
      <w:pPr>
        <w:jc w:val="both"/>
        <w:rPr>
          <w:b/>
          <w:bCs/>
        </w:rPr>
      </w:pPr>
      <w:r>
        <w:rPr>
          <w:b/>
          <w:bCs/>
        </w:rPr>
        <w:t xml:space="preserve">Figure 25. Difference between in-line and </w:t>
      </w:r>
      <w:r w:rsidR="006E00C8">
        <w:rPr>
          <w:b/>
          <w:bCs/>
        </w:rPr>
        <w:t>infrared temperature readings and pressure transducer and manual pressure gauge.</w:t>
      </w:r>
    </w:p>
    <w:p w14:paraId="5957EF7C" w14:textId="4B6ABD0D" w:rsidR="00111AD0" w:rsidRDefault="00696F54" w:rsidP="00E01BFD">
      <w:pPr>
        <w:jc w:val="center"/>
        <w:rPr>
          <w:b/>
          <w:bCs/>
        </w:rPr>
      </w:pPr>
      <w:r w:rsidRPr="00696F54">
        <w:rPr>
          <w:noProof/>
        </w:rPr>
        <w:drawing>
          <wp:inline distT="0" distB="0" distL="0" distR="0" wp14:anchorId="40A869BA" wp14:editId="0E679A15">
            <wp:extent cx="4829175" cy="3498573"/>
            <wp:effectExtent l="0" t="0" r="0" b="6985"/>
            <wp:docPr id="546953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34551" cy="3502467"/>
                    </a:xfrm>
                    <a:prstGeom prst="rect">
                      <a:avLst/>
                    </a:prstGeom>
                    <a:noFill/>
                    <a:ln>
                      <a:noFill/>
                    </a:ln>
                  </pic:spPr>
                </pic:pic>
              </a:graphicData>
            </a:graphic>
          </wp:inline>
        </w:drawing>
      </w:r>
    </w:p>
    <w:p w14:paraId="6C800DA4" w14:textId="2F61DDEC" w:rsidR="00E06A7F" w:rsidRDefault="00E06A7F" w:rsidP="006E00C8">
      <w:pPr>
        <w:jc w:val="both"/>
        <w:rPr>
          <w:b/>
          <w:bCs/>
        </w:rPr>
      </w:pPr>
      <w:r>
        <w:rPr>
          <w:b/>
          <w:bCs/>
        </w:rPr>
        <w:t xml:space="preserve">Figure 26. Regressed equations for correcting raw </w:t>
      </w:r>
      <w:r w:rsidR="0002067C">
        <w:rPr>
          <w:b/>
          <w:bCs/>
        </w:rPr>
        <w:t>Pason flow meter data to data consistent with Liberty Oilfield Services measurement equipment.</w:t>
      </w:r>
    </w:p>
    <w:p w14:paraId="615FEF93" w14:textId="3AFFBF66" w:rsidR="002A3802" w:rsidRPr="0043571A" w:rsidRDefault="007D52AC" w:rsidP="0043571A">
      <w:pPr>
        <w:jc w:val="center"/>
        <w:rPr>
          <w:b/>
          <w:bCs/>
        </w:rPr>
      </w:pPr>
      <w:r w:rsidRPr="007D52AC">
        <w:rPr>
          <w:noProof/>
        </w:rPr>
        <w:lastRenderedPageBreak/>
        <w:drawing>
          <wp:inline distT="0" distB="0" distL="0" distR="0" wp14:anchorId="70211763" wp14:editId="3A96178D">
            <wp:extent cx="4335212" cy="2999370"/>
            <wp:effectExtent l="0" t="0" r="8255" b="0"/>
            <wp:docPr id="245589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b="4486"/>
                    <a:stretch/>
                  </pic:blipFill>
                  <pic:spPr bwMode="auto">
                    <a:xfrm>
                      <a:off x="0" y="0"/>
                      <a:ext cx="4342695" cy="3004547"/>
                    </a:xfrm>
                    <a:prstGeom prst="rect">
                      <a:avLst/>
                    </a:prstGeom>
                    <a:noFill/>
                    <a:ln>
                      <a:noFill/>
                    </a:ln>
                    <a:extLst>
                      <a:ext uri="{53640926-AAD7-44D8-BBD7-CCE9431645EC}">
                        <a14:shadowObscured xmlns:a14="http://schemas.microsoft.com/office/drawing/2010/main"/>
                      </a:ext>
                    </a:extLst>
                  </pic:spPr>
                </pic:pic>
              </a:graphicData>
            </a:graphic>
          </wp:inline>
        </w:drawing>
      </w:r>
    </w:p>
    <w:p w14:paraId="4EFA2CCD" w14:textId="02A7BB34" w:rsidR="0043571A" w:rsidRPr="00BA7169" w:rsidRDefault="00BA7169" w:rsidP="00BA7169">
      <w:pPr>
        <w:jc w:val="both"/>
        <w:rPr>
          <w:b/>
          <w:bCs/>
        </w:rPr>
      </w:pPr>
      <w:r w:rsidRPr="00BA7169">
        <w:rPr>
          <w:b/>
          <w:bCs/>
        </w:rPr>
        <w:t>Figure 2</w:t>
      </w:r>
      <w:r w:rsidR="00942B1D">
        <w:rPr>
          <w:b/>
          <w:bCs/>
        </w:rPr>
        <w:t>7</w:t>
      </w:r>
      <w:r w:rsidRPr="00BA7169">
        <w:rPr>
          <w:b/>
          <w:bCs/>
        </w:rPr>
        <w:t xml:space="preserve">. These data are the wellhead pressure and the in-line temperature before the separator. This temperature is an underestimate because the thermocouple </w:t>
      </w:r>
      <w:r w:rsidR="009F4D8B">
        <w:rPr>
          <w:b/>
          <w:bCs/>
        </w:rPr>
        <w:t>placement did not reach the fluid flowing in the flow line from well 16B(78)-32 to the separator</w:t>
      </w:r>
      <w:r w:rsidRPr="00BA7169">
        <w:rPr>
          <w:b/>
          <w:bCs/>
        </w:rPr>
        <w:t xml:space="preserve">. Temperature gun measurements </w:t>
      </w:r>
      <w:r w:rsidR="009F4D8B">
        <w:rPr>
          <w:b/>
          <w:bCs/>
        </w:rPr>
        <w:t xml:space="preserve">of the flow line </w:t>
      </w:r>
      <w:r w:rsidRPr="00BA7169">
        <w:rPr>
          <w:b/>
          <w:bCs/>
        </w:rPr>
        <w:t>a</w:t>
      </w:r>
      <w:r w:rsidR="00E43091">
        <w:rPr>
          <w:b/>
          <w:bCs/>
        </w:rPr>
        <w:t>re</w:t>
      </w:r>
      <w:r w:rsidRPr="00BA7169">
        <w:rPr>
          <w:b/>
          <w:bCs/>
        </w:rPr>
        <w:t xml:space="preserve"> </w:t>
      </w:r>
      <w:r w:rsidR="00E43091">
        <w:rPr>
          <w:b/>
          <w:bCs/>
        </w:rPr>
        <w:t>about</w:t>
      </w:r>
      <w:r w:rsidRPr="00BA7169">
        <w:rPr>
          <w:b/>
          <w:bCs/>
        </w:rPr>
        <w:t xml:space="preserve"> </w:t>
      </w:r>
      <w:r w:rsidR="009F4D8B">
        <w:rPr>
          <w:b/>
          <w:bCs/>
        </w:rPr>
        <w:t>8-</w:t>
      </w:r>
      <w:r w:rsidRPr="00BA7169">
        <w:rPr>
          <w:b/>
          <w:bCs/>
        </w:rPr>
        <w:t>10°F higher</w:t>
      </w:r>
      <w:r w:rsidR="009F4D8B">
        <w:rPr>
          <w:b/>
          <w:bCs/>
        </w:rPr>
        <w:t xml:space="preserve"> on average</w:t>
      </w:r>
      <w:r w:rsidRPr="00BA7169">
        <w:rPr>
          <w:b/>
          <w:bCs/>
        </w:rPr>
        <w:t>.</w:t>
      </w:r>
    </w:p>
    <w:p w14:paraId="61BFCE2C" w14:textId="77777777" w:rsidR="004D6594" w:rsidRPr="00B361EE" w:rsidRDefault="004D6594" w:rsidP="0043571A">
      <w:pPr>
        <w:rPr>
          <w:sz w:val="4"/>
          <w:szCs w:val="4"/>
        </w:rPr>
      </w:pPr>
    </w:p>
    <w:p w14:paraId="33687C9D" w14:textId="0B2FCD8E" w:rsidR="004D6594" w:rsidRDefault="009F4D8B" w:rsidP="00BA7169">
      <w:pPr>
        <w:jc w:val="center"/>
      </w:pPr>
      <w:r>
        <w:rPr>
          <w:noProof/>
        </w:rPr>
        <w:drawing>
          <wp:inline distT="0" distB="0" distL="0" distR="0" wp14:anchorId="753F0D73" wp14:editId="5F548CB8">
            <wp:extent cx="5045419" cy="314325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7">
                      <a:extLst>
                        <a:ext uri="{28A0092B-C50C-407E-A947-70E740481C1C}">
                          <a14:useLocalDpi xmlns:a14="http://schemas.microsoft.com/office/drawing/2010/main" val="0"/>
                        </a:ext>
                      </a:extLst>
                    </a:blip>
                    <a:srcRect t="8382"/>
                    <a:stretch/>
                  </pic:blipFill>
                  <pic:spPr bwMode="auto">
                    <a:xfrm>
                      <a:off x="0" y="0"/>
                      <a:ext cx="5053740" cy="3148434"/>
                    </a:xfrm>
                    <a:prstGeom prst="rect">
                      <a:avLst/>
                    </a:prstGeom>
                    <a:noFill/>
                    <a:ln>
                      <a:noFill/>
                    </a:ln>
                    <a:extLst>
                      <a:ext uri="{53640926-AAD7-44D8-BBD7-CCE9431645EC}">
                        <a14:shadowObscured xmlns:a14="http://schemas.microsoft.com/office/drawing/2010/main"/>
                      </a:ext>
                    </a:extLst>
                  </pic:spPr>
                </pic:pic>
              </a:graphicData>
            </a:graphic>
          </wp:inline>
        </w:drawing>
      </w:r>
    </w:p>
    <w:p w14:paraId="2511F8B3" w14:textId="4F97574C" w:rsidR="007F6603" w:rsidRPr="00BA7169" w:rsidRDefault="00BA7169" w:rsidP="00BA7169">
      <w:pPr>
        <w:jc w:val="both"/>
        <w:rPr>
          <w:b/>
          <w:bCs/>
        </w:rPr>
      </w:pPr>
      <w:r w:rsidRPr="00BA7169">
        <w:rPr>
          <w:b/>
          <w:bCs/>
        </w:rPr>
        <w:t>Figure 2</w:t>
      </w:r>
      <w:r w:rsidR="00347773">
        <w:rPr>
          <w:b/>
          <w:bCs/>
        </w:rPr>
        <w:t>8</w:t>
      </w:r>
      <w:r w:rsidRPr="00BA7169">
        <w:rPr>
          <w:b/>
          <w:bCs/>
        </w:rPr>
        <w:t>. This shows the suspect flow meter upstream of the separator, the sum of the two flow meters downstream of the separator</w:t>
      </w:r>
      <w:r w:rsidR="00B261EA">
        <w:rPr>
          <w:b/>
          <w:bCs/>
        </w:rPr>
        <w:t>,</w:t>
      </w:r>
      <w:r w:rsidRPr="00BA7169">
        <w:rPr>
          <w:b/>
          <w:bCs/>
        </w:rPr>
        <w:t xml:space="preserve"> and the uncorrected temperature measured just upstream of the separator. All raw flow meter data have been corrected based on a post-test calibration directly using the frac pumps that were injecting into well 16A(78)-32.</w:t>
      </w:r>
    </w:p>
    <w:p w14:paraId="14F37B14" w14:textId="7E84819A" w:rsidR="007F6603" w:rsidRDefault="009F4D8B" w:rsidP="00BA7169">
      <w:pPr>
        <w:jc w:val="center"/>
      </w:pPr>
      <w:r>
        <w:rPr>
          <w:noProof/>
        </w:rPr>
        <w:lastRenderedPageBreak/>
        <w:drawing>
          <wp:inline distT="0" distB="0" distL="0" distR="0" wp14:anchorId="205789A8" wp14:editId="4950D521">
            <wp:extent cx="4811879" cy="328612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12986" cy="3286881"/>
                    </a:xfrm>
                    <a:prstGeom prst="rect">
                      <a:avLst/>
                    </a:prstGeom>
                    <a:noFill/>
                  </pic:spPr>
                </pic:pic>
              </a:graphicData>
            </a:graphic>
          </wp:inline>
        </w:drawing>
      </w:r>
    </w:p>
    <w:p w14:paraId="3F6DFBE5" w14:textId="673843D3" w:rsidR="00BA7169" w:rsidRPr="00BA7169" w:rsidRDefault="00BA7169" w:rsidP="00BA7169">
      <w:pPr>
        <w:jc w:val="both"/>
        <w:rPr>
          <w:b/>
          <w:bCs/>
        </w:rPr>
      </w:pPr>
      <w:r w:rsidRPr="00BA7169">
        <w:rPr>
          <w:b/>
          <w:bCs/>
        </w:rPr>
        <w:t>Figure 2</w:t>
      </w:r>
      <w:r w:rsidR="00DD0976">
        <w:rPr>
          <w:b/>
          <w:bCs/>
        </w:rPr>
        <w:t>9</w:t>
      </w:r>
      <w:r w:rsidRPr="00BA7169">
        <w:rPr>
          <w:b/>
          <w:bCs/>
        </w:rPr>
        <w:t>. Mass flow rates were measured using a boiling point of 202.2°F at an elevation of 5415 ft MSL and the associated density for the fluid leaving the separator. A 1</w:t>
      </w:r>
      <w:r w:rsidR="00CC5FB4">
        <w:rPr>
          <w:b/>
          <w:bCs/>
        </w:rPr>
        <w:t>9</w:t>
      </w:r>
      <w:r w:rsidR="00DD0976">
        <w:rPr>
          <w:b/>
          <w:bCs/>
        </w:rPr>
        <w:t>.6</w:t>
      </w:r>
      <w:r w:rsidRPr="00BA7169">
        <w:rPr>
          <w:b/>
          <w:bCs/>
        </w:rPr>
        <w:t xml:space="preserve">% steam fraction was </w:t>
      </w:r>
      <w:r w:rsidR="00DD0976">
        <w:rPr>
          <w:b/>
          <w:bCs/>
        </w:rPr>
        <w:t xml:space="preserve">calculated and </w:t>
      </w:r>
      <w:r w:rsidRPr="00BA7169">
        <w:rPr>
          <w:b/>
          <w:bCs/>
        </w:rPr>
        <w:t>used in these same calculations and added to the separator discharge to get the produced mass flow rate. Measured temperature, where available (measured until just the last part of the circulation) was used to calculate the injection mass flow rate.</w:t>
      </w:r>
    </w:p>
    <w:p w14:paraId="44C05DE2" w14:textId="77777777" w:rsidR="005067E2" w:rsidRPr="0034402D" w:rsidRDefault="005067E2" w:rsidP="0043571A">
      <w:pPr>
        <w:rPr>
          <w:sz w:val="12"/>
          <w:szCs w:val="12"/>
        </w:rPr>
      </w:pPr>
    </w:p>
    <w:p w14:paraId="68A3F942" w14:textId="6D2A716F" w:rsidR="005067E2" w:rsidRDefault="00243BC9" w:rsidP="0034402D">
      <w:pPr>
        <w:jc w:val="center"/>
      </w:pPr>
      <w:r>
        <w:rPr>
          <w:noProof/>
        </w:rPr>
        <w:drawing>
          <wp:inline distT="0" distB="0" distL="0" distR="0" wp14:anchorId="488D3CC0" wp14:editId="6AB03396">
            <wp:extent cx="4718698" cy="3084612"/>
            <wp:effectExtent l="0" t="0" r="5715" b="1905"/>
            <wp:docPr id="1718243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60" t="1794" r="260" b="8135"/>
                    <a:stretch/>
                  </pic:blipFill>
                  <pic:spPr bwMode="auto">
                    <a:xfrm>
                      <a:off x="0" y="0"/>
                      <a:ext cx="4729972" cy="3091982"/>
                    </a:xfrm>
                    <a:prstGeom prst="rect">
                      <a:avLst/>
                    </a:prstGeom>
                    <a:noFill/>
                    <a:ln>
                      <a:noFill/>
                    </a:ln>
                    <a:extLst>
                      <a:ext uri="{53640926-AAD7-44D8-BBD7-CCE9431645EC}">
                        <a14:shadowObscured xmlns:a14="http://schemas.microsoft.com/office/drawing/2010/main"/>
                      </a:ext>
                    </a:extLst>
                  </pic:spPr>
                </pic:pic>
              </a:graphicData>
            </a:graphic>
          </wp:inline>
        </w:drawing>
      </w:r>
    </w:p>
    <w:p w14:paraId="66565481" w14:textId="5F1FAE1F" w:rsidR="00272AF3" w:rsidRPr="00272AF3" w:rsidRDefault="00272AF3" w:rsidP="00272AF3">
      <w:pPr>
        <w:jc w:val="both"/>
        <w:rPr>
          <w:b/>
          <w:bCs/>
        </w:rPr>
      </w:pPr>
      <w:r w:rsidRPr="00272AF3">
        <w:rPr>
          <w:b/>
          <w:bCs/>
        </w:rPr>
        <w:t xml:space="preserve">Figure 28. The ratio of mass flow rates was used to calculate </w:t>
      </w:r>
      <w:r w:rsidR="00E43091" w:rsidRPr="00272AF3">
        <w:rPr>
          <w:b/>
          <w:bCs/>
        </w:rPr>
        <w:t>efficiency</w:t>
      </w:r>
      <w:r w:rsidRPr="00272AF3">
        <w:rPr>
          <w:b/>
          <w:bCs/>
        </w:rPr>
        <w:t xml:space="preserve"> – </w:t>
      </w:r>
      <w:r w:rsidR="0078168E">
        <w:rPr>
          <w:b/>
          <w:bCs/>
        </w:rPr>
        <w:t>approximately</w:t>
      </w:r>
      <w:r w:rsidRPr="00272AF3">
        <w:rPr>
          <w:b/>
          <w:bCs/>
        </w:rPr>
        <w:t xml:space="preserve"> 90%.</w:t>
      </w:r>
    </w:p>
    <w:p w14:paraId="4F33F7F3" w14:textId="1028ED6B" w:rsidR="005067E2" w:rsidRPr="0043571A" w:rsidRDefault="005067E2" w:rsidP="0043571A">
      <w:pPr>
        <w:sectPr w:rsidR="005067E2" w:rsidRPr="0043571A" w:rsidSect="00293640">
          <w:headerReference w:type="default" r:id="rId50"/>
          <w:footerReference w:type="default" r:id="rId51"/>
          <w:pgSz w:w="12240" w:h="15840"/>
          <w:pgMar w:top="1440" w:right="1440" w:bottom="1440" w:left="1440" w:header="720" w:footer="720" w:gutter="0"/>
          <w:cols w:space="720"/>
          <w:docGrid w:linePitch="360"/>
        </w:sectPr>
      </w:pPr>
    </w:p>
    <w:p w14:paraId="0E6E9D36" w14:textId="7EFFF498" w:rsidR="00F666CE" w:rsidRDefault="00F666CE" w:rsidP="00F544E8">
      <w:pPr>
        <w:pStyle w:val="Heading1"/>
      </w:pPr>
      <w:bookmarkStart w:id="15" w:name="_Toc179382299"/>
      <w:r>
        <w:lastRenderedPageBreak/>
        <w:t>Appendix A: Nine-hour Circulation Test (April 27, 2024)</w:t>
      </w:r>
      <w:bookmarkEnd w:id="15"/>
    </w:p>
    <w:p w14:paraId="3DA141AB" w14:textId="35AD638C" w:rsidR="00F666CE" w:rsidRDefault="00F666CE" w:rsidP="00F666CE">
      <w:pPr>
        <w:jc w:val="both"/>
      </w:pPr>
      <w:r>
        <w:t>The culmination of the fracturing experiment was a nine-hour circulation test, pumping down casing in Well 16A(78)-32 and recovering produced fluid from well 16B(78)-32. Figure A-1 documents the events.</w:t>
      </w:r>
    </w:p>
    <w:p w14:paraId="6E611BFA" w14:textId="77777777" w:rsidR="00F666CE" w:rsidRDefault="00F666CE" w:rsidP="00F666CE">
      <w:pPr>
        <w:spacing w:line="256" w:lineRule="auto"/>
        <w:jc w:val="both"/>
      </w:pPr>
    </w:p>
    <w:p w14:paraId="1E7B4460" w14:textId="61618F44" w:rsidR="00F666CE" w:rsidRDefault="00F666CE" w:rsidP="00F666CE">
      <w:pPr>
        <w:jc w:val="both"/>
      </w:pPr>
      <w:r>
        <w:t xml:space="preserve">As can be seen in Figure A-1, the rate was gradually increased. With continued injection the pressure built. Much of the fluid that had been injected during stimulation had been flowed back while drilling out frac plugs (matrix permeability is low) and the previously created fracture system was partially refilled. </w:t>
      </w:r>
    </w:p>
    <w:p w14:paraId="61F3CF25" w14:textId="77777777" w:rsidR="00F666CE" w:rsidRDefault="00F666CE" w:rsidP="00F666CE">
      <w:pPr>
        <w:jc w:val="both"/>
      </w:pPr>
    </w:p>
    <w:p w14:paraId="615EB1AE" w14:textId="77777777" w:rsidR="00F666CE" w:rsidRDefault="00F666CE" w:rsidP="00F666CE">
      <w:pPr>
        <w:jc w:val="center"/>
      </w:pPr>
      <w:r>
        <w:rPr>
          <w:noProof/>
        </w:rPr>
        <w:drawing>
          <wp:inline distT="0" distB="0" distL="0" distR="0" wp14:anchorId="45072086" wp14:editId="15C9683A">
            <wp:extent cx="4378893" cy="3183202"/>
            <wp:effectExtent l="0" t="0" r="3175" b="0"/>
            <wp:docPr id="773983716" name="Picture 2" descr="A graph showing the results of a treat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83716" name="Picture 2" descr="A graph showing the results of a treatment&#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404886" cy="3202097"/>
                    </a:xfrm>
                    <a:prstGeom prst="rect">
                      <a:avLst/>
                    </a:prstGeom>
                    <a:noFill/>
                  </pic:spPr>
                </pic:pic>
              </a:graphicData>
            </a:graphic>
          </wp:inline>
        </w:drawing>
      </w:r>
    </w:p>
    <w:p w14:paraId="08D347FE" w14:textId="1B8FECAA" w:rsidR="00F666CE" w:rsidRDefault="00F666CE" w:rsidP="00F666CE">
      <w:pPr>
        <w:jc w:val="both"/>
        <w:rPr>
          <w:b/>
          <w:bCs/>
        </w:rPr>
      </w:pPr>
      <w:r w:rsidRPr="006970DD">
        <w:rPr>
          <w:b/>
          <w:bCs/>
        </w:rPr>
        <w:t xml:space="preserve">Figure </w:t>
      </w:r>
      <w:r>
        <w:rPr>
          <w:b/>
          <w:bCs/>
        </w:rPr>
        <w:t>A-1</w:t>
      </w:r>
      <w:r w:rsidRPr="006970DD">
        <w:rPr>
          <w:b/>
          <w:bCs/>
        </w:rPr>
        <w:t>. Surface injection pressure and rate while pumping into well 16A(78)-32.</w:t>
      </w:r>
    </w:p>
    <w:p w14:paraId="2C7D7E57" w14:textId="77777777" w:rsidR="00F666CE" w:rsidRDefault="00F666CE" w:rsidP="00F666CE">
      <w:pPr>
        <w:jc w:val="both"/>
      </w:pPr>
    </w:p>
    <w:p w14:paraId="6564A9BE" w14:textId="77777777" w:rsidR="00F666CE" w:rsidRDefault="00F666CE" w:rsidP="00F666CE">
      <w:pPr>
        <w:jc w:val="both"/>
      </w:pPr>
      <w:r>
        <w:t>After pumping at about 16 bpm for some time, the pressure at the surface increased to where supplementary fracture propagation would be expected and there were some indications of this with the injection pressure. The rate was dropped. While this was ongoing a PLT/PTS (production logging tool/pressure-temperature-spinner) profiled well 16A(78)-32. The shutdown after about 310 minutes of pumping was so that this tool could be moved to the production well (16B(78)-32). After lubricating the PLT into the production well, a rate of about 13.5 bpm was re-established and maintained until shutdown just short of nine hours of operation.</w:t>
      </w:r>
    </w:p>
    <w:p w14:paraId="61D0CB91" w14:textId="77777777" w:rsidR="00F666CE" w:rsidRDefault="00F666CE" w:rsidP="00F666CE">
      <w:pPr>
        <w:jc w:val="both"/>
      </w:pPr>
    </w:p>
    <w:p w14:paraId="221E68F2" w14:textId="4BA2A6A1" w:rsidR="00F666CE" w:rsidRPr="006970DD" w:rsidRDefault="00F666CE" w:rsidP="00F666CE">
      <w:pPr>
        <w:jc w:val="both"/>
        <w:rPr>
          <w:b/>
          <w:bCs/>
        </w:rPr>
      </w:pPr>
      <w:r>
        <w:t xml:space="preserve">The rate and temperature data are shown in Figure A-2. The rate of outflow from the production well gradually and fairly monotonically built to 8.2 bpm. This is close to a 70% recovery efficiency and it is hypothesized that this efficiency will increase with time as the created fracture system is filled and stiffened and connections improve. </w:t>
      </w:r>
      <w:r>
        <w:lastRenderedPageBreak/>
        <w:t>The temperature tracked the flow and reached 282°F before the termination of the test.</w:t>
      </w:r>
    </w:p>
    <w:p w14:paraId="03ACDBA4" w14:textId="77777777" w:rsidR="00F666CE" w:rsidRDefault="00F666CE" w:rsidP="00F666CE">
      <w:pPr>
        <w:jc w:val="both"/>
      </w:pPr>
      <w:r w:rsidRPr="00056CE6">
        <w:rPr>
          <w:noProof/>
        </w:rPr>
        <w:drawing>
          <wp:inline distT="0" distB="0" distL="0" distR="0" wp14:anchorId="2D6CE3F5" wp14:editId="7BF09ACC">
            <wp:extent cx="5950561" cy="2800350"/>
            <wp:effectExtent l="0" t="0" r="0" b="0"/>
            <wp:docPr id="624830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9780" r="6429" b="12114"/>
                    <a:stretch/>
                  </pic:blipFill>
                  <pic:spPr bwMode="auto">
                    <a:xfrm>
                      <a:off x="0" y="0"/>
                      <a:ext cx="5962042" cy="2805753"/>
                    </a:xfrm>
                    <a:prstGeom prst="rect">
                      <a:avLst/>
                    </a:prstGeom>
                    <a:noFill/>
                    <a:ln>
                      <a:noFill/>
                    </a:ln>
                    <a:extLst>
                      <a:ext uri="{53640926-AAD7-44D8-BBD7-CCE9431645EC}">
                        <a14:shadowObscured xmlns:a14="http://schemas.microsoft.com/office/drawing/2010/main"/>
                      </a:ext>
                    </a:extLst>
                  </pic:spPr>
                </pic:pic>
              </a:graphicData>
            </a:graphic>
          </wp:inline>
        </w:drawing>
      </w:r>
    </w:p>
    <w:p w14:paraId="1972E03F" w14:textId="77777777" w:rsidR="00F666CE" w:rsidRDefault="00F666CE" w:rsidP="00F666CE">
      <w:pPr>
        <w:jc w:val="both"/>
      </w:pPr>
    </w:p>
    <w:p w14:paraId="6711972B" w14:textId="2DCD97EF" w:rsidR="00F666CE" w:rsidRDefault="00F666CE" w:rsidP="00F666CE">
      <w:pPr>
        <w:jc w:val="both"/>
        <w:rPr>
          <w:b/>
          <w:bCs/>
        </w:rPr>
      </w:pPr>
      <w:r w:rsidRPr="00882AE7">
        <w:rPr>
          <w:b/>
          <w:bCs/>
        </w:rPr>
        <w:t xml:space="preserve">Figure </w:t>
      </w:r>
      <w:r>
        <w:rPr>
          <w:b/>
          <w:bCs/>
        </w:rPr>
        <w:t>A-2</w:t>
      </w:r>
      <w:r w:rsidRPr="00882AE7">
        <w:rPr>
          <w:b/>
          <w:bCs/>
        </w:rPr>
        <w:t>. The rate of injection is shown in green (secondary y-axis). The rate of outflow from the production well gradually and fairly monotonically built to 8.2 bpm (purple curve and secondary y-axis). This is close to a 70% recovery efficiency and it is hypothesized that this efficiency will increase with time as the created fracture system is completely filled and stiffened and connections improve. The temperature (red curve and primary y-axis) tracked the flow and reached 282°F before the termination of the test.</w:t>
      </w:r>
    </w:p>
    <w:p w14:paraId="28E134FF" w14:textId="77777777" w:rsidR="00F666CE" w:rsidRDefault="00F666CE" w:rsidP="00F666CE">
      <w:pPr>
        <w:jc w:val="both"/>
        <w:rPr>
          <w:b/>
          <w:bCs/>
        </w:rPr>
      </w:pPr>
    </w:p>
    <w:p w14:paraId="62BAF573" w14:textId="6240371A" w:rsidR="00F666CE" w:rsidRDefault="00F666CE" w:rsidP="00F666CE">
      <w:pPr>
        <w:jc w:val="both"/>
      </w:pPr>
      <w:r w:rsidRPr="00252719">
        <w:t xml:space="preserve">The </w:t>
      </w:r>
      <w:r>
        <w:t>flow partitioning data for well 16B(78)-32 are shown in Figure A-3. A high-level summary is that there appeared to be flow into the entire well. Stages 1 to 6 could not be mapped discretely and the individual clusters in Stage 8 were not resolved individually. However, the assessment of the distribution of flow in the eight clusters of Stage 9 is quite clear. Individual operators will need to decide if this degree of perforation efficiency meets their criteria or if they need to consider alternative completion strategies. For completeness, Figure A-4 is the flow partitioning for the PLT in well 16B(78)-32. The tool could not get down deep enough to discriminate the distribution of flow in the different zones.</w:t>
      </w:r>
    </w:p>
    <w:p w14:paraId="39671C50" w14:textId="77777777" w:rsidR="00F666CE" w:rsidRDefault="00F666CE" w:rsidP="00F666CE">
      <w:pPr>
        <w:jc w:val="both"/>
      </w:pPr>
      <w:r w:rsidRPr="00186B46">
        <w:rPr>
          <w:noProof/>
        </w:rPr>
        <w:lastRenderedPageBreak/>
        <w:drawing>
          <wp:inline distT="0" distB="0" distL="0" distR="0" wp14:anchorId="4048164D" wp14:editId="288C506E">
            <wp:extent cx="5943600" cy="3350895"/>
            <wp:effectExtent l="0" t="0" r="0" b="1905"/>
            <wp:docPr id="1207337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350895"/>
                    </a:xfrm>
                    <a:prstGeom prst="rect">
                      <a:avLst/>
                    </a:prstGeom>
                    <a:noFill/>
                    <a:ln>
                      <a:noFill/>
                    </a:ln>
                  </pic:spPr>
                </pic:pic>
              </a:graphicData>
            </a:graphic>
          </wp:inline>
        </w:drawing>
      </w:r>
    </w:p>
    <w:p w14:paraId="43B5F33E" w14:textId="12034787" w:rsidR="00F666CE" w:rsidRPr="00194B1F" w:rsidRDefault="00F666CE" w:rsidP="00F666CE">
      <w:pPr>
        <w:jc w:val="center"/>
        <w:rPr>
          <w:b/>
          <w:bCs/>
        </w:rPr>
      </w:pPr>
      <w:r w:rsidRPr="00194B1F">
        <w:rPr>
          <w:b/>
          <w:bCs/>
        </w:rPr>
        <w:t xml:space="preserve">Figure </w:t>
      </w:r>
      <w:r>
        <w:rPr>
          <w:b/>
          <w:bCs/>
        </w:rPr>
        <w:t>A-3</w:t>
      </w:r>
      <w:r w:rsidRPr="00194B1F">
        <w:rPr>
          <w:b/>
          <w:bCs/>
        </w:rPr>
        <w:t>. Flow partitioning while injecting into well 16A(78)-32.</w:t>
      </w:r>
    </w:p>
    <w:p w14:paraId="3641649F" w14:textId="77777777" w:rsidR="00F666CE" w:rsidRDefault="00F666CE" w:rsidP="00F666CE">
      <w:pPr>
        <w:jc w:val="both"/>
      </w:pPr>
      <w:r w:rsidRPr="00194B1F">
        <w:rPr>
          <w:noProof/>
        </w:rPr>
        <w:drawing>
          <wp:inline distT="0" distB="0" distL="0" distR="0" wp14:anchorId="29F6583D" wp14:editId="6AA3F28D">
            <wp:extent cx="5251193" cy="2960528"/>
            <wp:effectExtent l="0" t="0" r="6985" b="0"/>
            <wp:docPr id="1355670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53428" cy="2961788"/>
                    </a:xfrm>
                    <a:prstGeom prst="rect">
                      <a:avLst/>
                    </a:prstGeom>
                    <a:noFill/>
                    <a:ln>
                      <a:noFill/>
                    </a:ln>
                  </pic:spPr>
                </pic:pic>
              </a:graphicData>
            </a:graphic>
          </wp:inline>
        </w:drawing>
      </w:r>
    </w:p>
    <w:p w14:paraId="05BDEC1A" w14:textId="11F126DF" w:rsidR="00F666CE" w:rsidRPr="00194B1F" w:rsidRDefault="00F666CE" w:rsidP="00F666CE">
      <w:pPr>
        <w:jc w:val="both"/>
        <w:rPr>
          <w:b/>
          <w:bCs/>
        </w:rPr>
      </w:pPr>
      <w:r w:rsidRPr="00194B1F">
        <w:rPr>
          <w:b/>
          <w:bCs/>
        </w:rPr>
        <w:t xml:space="preserve">Figure </w:t>
      </w:r>
      <w:r>
        <w:rPr>
          <w:b/>
          <w:bCs/>
        </w:rPr>
        <w:t>A-4</w:t>
      </w:r>
      <w:r w:rsidRPr="00194B1F">
        <w:rPr>
          <w:b/>
          <w:bCs/>
        </w:rPr>
        <w:t>. Flow partitioning while injecting into well 16</w:t>
      </w:r>
      <w:r>
        <w:rPr>
          <w:b/>
          <w:bCs/>
        </w:rPr>
        <w:t>B</w:t>
      </w:r>
      <w:r w:rsidRPr="00194B1F">
        <w:rPr>
          <w:b/>
          <w:bCs/>
        </w:rPr>
        <w:t>(78)-32.</w:t>
      </w:r>
      <w:r>
        <w:rPr>
          <w:b/>
          <w:bCs/>
        </w:rPr>
        <w:t xml:space="preserve"> Not </w:t>
      </w:r>
      <w:proofErr w:type="gramStart"/>
      <w:r>
        <w:rPr>
          <w:b/>
          <w:bCs/>
        </w:rPr>
        <w:t>reliable</w:t>
      </w:r>
      <w:proofErr w:type="gramEnd"/>
      <w:r>
        <w:rPr>
          <w:b/>
          <w:bCs/>
        </w:rPr>
        <w:t xml:space="preserve"> because the tool could not enter below the top section.</w:t>
      </w:r>
    </w:p>
    <w:p w14:paraId="3180DA9D" w14:textId="77777777" w:rsidR="000F2897" w:rsidRDefault="000F2897" w:rsidP="0034402D">
      <w:pPr>
        <w:sectPr w:rsidR="000F2897">
          <w:pgSz w:w="12240" w:h="15840"/>
          <w:pgMar w:top="1440" w:right="1440" w:bottom="1440" w:left="1440" w:header="720" w:footer="720" w:gutter="0"/>
          <w:cols w:space="720"/>
          <w:docGrid w:linePitch="360"/>
        </w:sectPr>
      </w:pPr>
    </w:p>
    <w:p w14:paraId="0C7609A0" w14:textId="184ACFE6" w:rsidR="00802F77" w:rsidRDefault="000F2897" w:rsidP="000F2897">
      <w:pPr>
        <w:pStyle w:val="Heading1"/>
      </w:pPr>
      <w:bookmarkStart w:id="16" w:name="_Toc179382300"/>
      <w:r>
        <w:lastRenderedPageBreak/>
        <w:t>Appendix B</w:t>
      </w:r>
      <w:r w:rsidR="006773BC">
        <w:t>: On-Location Water Analyses</w:t>
      </w:r>
      <w:bookmarkEnd w:id="16"/>
    </w:p>
    <w:p w14:paraId="1ED96728" w14:textId="77777777" w:rsidR="0037741D" w:rsidRDefault="0037741D" w:rsidP="0037741D"/>
    <w:p w14:paraId="4A87C152" w14:textId="6B53CD6F" w:rsidR="0037741D" w:rsidRPr="00AE5505" w:rsidRDefault="0037741D" w:rsidP="00A72777">
      <w:pPr>
        <w:jc w:val="center"/>
        <w:rPr>
          <w:b/>
          <w:bCs/>
        </w:rPr>
      </w:pPr>
      <w:r w:rsidRPr="00AE5505">
        <w:rPr>
          <w:b/>
          <w:bCs/>
        </w:rPr>
        <w:t>Table B-1.</w:t>
      </w:r>
      <w:r w:rsidR="00A72777" w:rsidRPr="00AE5505">
        <w:rPr>
          <w:b/>
          <w:bCs/>
        </w:rPr>
        <w:t xml:space="preserve"> Summary of Chemical Usage</w:t>
      </w:r>
      <w:r w:rsidR="00AE5505" w:rsidRPr="00AE5505">
        <w:rPr>
          <w:b/>
          <w:bCs/>
        </w:rPr>
        <w:t xml:space="preserve"> and Injected Volumes</w:t>
      </w:r>
    </w:p>
    <w:p w14:paraId="114BB344" w14:textId="77777777" w:rsidR="0037741D" w:rsidRDefault="0037741D" w:rsidP="0037741D"/>
    <w:tbl>
      <w:tblPr>
        <w:tblW w:w="5000" w:type="pct"/>
        <w:tblLook w:val="04A0" w:firstRow="1" w:lastRow="0" w:firstColumn="1" w:lastColumn="0" w:noHBand="0" w:noVBand="1"/>
      </w:tblPr>
      <w:tblGrid>
        <w:gridCol w:w="629"/>
        <w:gridCol w:w="3819"/>
        <w:gridCol w:w="1179"/>
        <w:gridCol w:w="1304"/>
        <w:gridCol w:w="1189"/>
        <w:gridCol w:w="1171"/>
        <w:gridCol w:w="1304"/>
        <w:gridCol w:w="1189"/>
        <w:gridCol w:w="1171"/>
      </w:tblGrid>
      <w:tr w:rsidR="00260967" w:rsidRPr="00157C6D" w14:paraId="7FCC44AA" w14:textId="77777777" w:rsidTr="00157C6D">
        <w:trPr>
          <w:trHeight w:val="293"/>
        </w:trPr>
        <w:tc>
          <w:tcPr>
            <w:tcW w:w="243" w:type="pct"/>
            <w:tcBorders>
              <w:top w:val="nil"/>
              <w:left w:val="nil"/>
              <w:bottom w:val="nil"/>
              <w:right w:val="nil"/>
            </w:tcBorders>
            <w:shd w:val="clear" w:color="auto" w:fill="auto"/>
            <w:noWrap/>
            <w:vAlign w:val="center"/>
          </w:tcPr>
          <w:p w14:paraId="78F6C664" w14:textId="3FF9B3B9" w:rsidR="003802DC" w:rsidRPr="003802DC" w:rsidRDefault="003802DC" w:rsidP="00A72777">
            <w:pPr>
              <w:jc w:val="center"/>
              <w:rPr>
                <w:b/>
                <w:bCs/>
                <w:sz w:val="20"/>
                <w:szCs w:val="20"/>
              </w:rPr>
            </w:pPr>
          </w:p>
        </w:tc>
        <w:tc>
          <w:tcPr>
            <w:tcW w:w="1474" w:type="pct"/>
            <w:tcBorders>
              <w:top w:val="single" w:sz="8" w:space="0" w:color="auto"/>
              <w:left w:val="single" w:sz="8" w:space="0" w:color="auto"/>
              <w:bottom w:val="nil"/>
              <w:right w:val="single" w:sz="4" w:space="0" w:color="auto"/>
            </w:tcBorders>
            <w:shd w:val="clear" w:color="000000" w:fill="8EA9DB"/>
            <w:noWrap/>
            <w:vAlign w:val="bottom"/>
            <w:hideMark/>
          </w:tcPr>
          <w:p w14:paraId="2E25D900" w14:textId="6B4115F7" w:rsidR="003802DC" w:rsidRPr="003802DC" w:rsidRDefault="003802DC" w:rsidP="00A72777">
            <w:pPr>
              <w:jc w:val="center"/>
              <w:rPr>
                <w:b/>
                <w:bCs/>
                <w:sz w:val="20"/>
                <w:szCs w:val="20"/>
              </w:rPr>
            </w:pPr>
          </w:p>
        </w:tc>
        <w:tc>
          <w:tcPr>
            <w:tcW w:w="455" w:type="pct"/>
            <w:tcBorders>
              <w:top w:val="single" w:sz="8" w:space="0" w:color="auto"/>
              <w:left w:val="nil"/>
              <w:bottom w:val="nil"/>
              <w:right w:val="single" w:sz="4" w:space="0" w:color="auto"/>
            </w:tcBorders>
            <w:shd w:val="clear" w:color="000000" w:fill="8EA9DB"/>
            <w:noWrap/>
            <w:vAlign w:val="center"/>
            <w:hideMark/>
          </w:tcPr>
          <w:p w14:paraId="7D029369" w14:textId="77777777" w:rsidR="003802DC" w:rsidRPr="003802DC" w:rsidRDefault="003802DC" w:rsidP="00A72777">
            <w:pPr>
              <w:jc w:val="center"/>
              <w:rPr>
                <w:b/>
                <w:bCs/>
                <w:sz w:val="20"/>
                <w:szCs w:val="20"/>
              </w:rPr>
            </w:pPr>
            <w:r w:rsidRPr="003802DC">
              <w:rPr>
                <w:b/>
                <w:bCs/>
                <w:sz w:val="20"/>
                <w:szCs w:val="20"/>
              </w:rPr>
              <w:t>Daily</w:t>
            </w:r>
          </w:p>
        </w:tc>
        <w:tc>
          <w:tcPr>
            <w:tcW w:w="503" w:type="pct"/>
            <w:tcBorders>
              <w:top w:val="single" w:sz="8" w:space="0" w:color="auto"/>
              <w:left w:val="nil"/>
              <w:bottom w:val="nil"/>
              <w:right w:val="single" w:sz="4" w:space="0" w:color="auto"/>
            </w:tcBorders>
            <w:shd w:val="clear" w:color="000000" w:fill="8EA9DB"/>
            <w:noWrap/>
            <w:vAlign w:val="center"/>
            <w:hideMark/>
          </w:tcPr>
          <w:p w14:paraId="66DE2F1C" w14:textId="77777777" w:rsidR="003802DC" w:rsidRPr="003802DC" w:rsidRDefault="003802DC" w:rsidP="00A72777">
            <w:pPr>
              <w:jc w:val="center"/>
              <w:rPr>
                <w:b/>
                <w:bCs/>
                <w:sz w:val="20"/>
                <w:szCs w:val="20"/>
              </w:rPr>
            </w:pPr>
            <w:r w:rsidRPr="003802DC">
              <w:rPr>
                <w:b/>
                <w:bCs/>
                <w:sz w:val="20"/>
                <w:szCs w:val="20"/>
              </w:rPr>
              <w:t>Daily CI</w:t>
            </w:r>
          </w:p>
        </w:tc>
        <w:tc>
          <w:tcPr>
            <w:tcW w:w="459" w:type="pct"/>
            <w:tcBorders>
              <w:top w:val="single" w:sz="8" w:space="0" w:color="auto"/>
              <w:left w:val="nil"/>
              <w:bottom w:val="nil"/>
              <w:right w:val="single" w:sz="4" w:space="0" w:color="auto"/>
            </w:tcBorders>
            <w:shd w:val="clear" w:color="000000" w:fill="8EA9DB"/>
            <w:noWrap/>
            <w:vAlign w:val="center"/>
            <w:hideMark/>
          </w:tcPr>
          <w:p w14:paraId="74C22AB2" w14:textId="77777777" w:rsidR="003802DC" w:rsidRPr="003802DC" w:rsidRDefault="003802DC" w:rsidP="00A72777">
            <w:pPr>
              <w:jc w:val="center"/>
              <w:rPr>
                <w:b/>
                <w:bCs/>
                <w:sz w:val="20"/>
                <w:szCs w:val="20"/>
              </w:rPr>
            </w:pPr>
            <w:r w:rsidRPr="003802DC">
              <w:rPr>
                <w:b/>
                <w:bCs/>
                <w:sz w:val="20"/>
                <w:szCs w:val="20"/>
              </w:rPr>
              <w:t>Daily SI</w:t>
            </w:r>
          </w:p>
        </w:tc>
        <w:tc>
          <w:tcPr>
            <w:tcW w:w="452" w:type="pct"/>
            <w:tcBorders>
              <w:top w:val="single" w:sz="8" w:space="0" w:color="auto"/>
              <w:left w:val="nil"/>
              <w:bottom w:val="nil"/>
              <w:right w:val="single" w:sz="4" w:space="0" w:color="auto"/>
            </w:tcBorders>
            <w:shd w:val="clear" w:color="000000" w:fill="8EA9DB"/>
            <w:noWrap/>
            <w:vAlign w:val="center"/>
            <w:hideMark/>
          </w:tcPr>
          <w:p w14:paraId="57ECF396" w14:textId="77777777" w:rsidR="003802DC" w:rsidRPr="003802DC" w:rsidRDefault="003802DC" w:rsidP="00A72777">
            <w:pPr>
              <w:jc w:val="center"/>
              <w:rPr>
                <w:b/>
                <w:bCs/>
                <w:sz w:val="20"/>
                <w:szCs w:val="20"/>
              </w:rPr>
            </w:pPr>
            <w:r w:rsidRPr="003802DC">
              <w:rPr>
                <w:b/>
                <w:bCs/>
                <w:sz w:val="20"/>
                <w:szCs w:val="20"/>
              </w:rPr>
              <w:t>Cum</w:t>
            </w:r>
          </w:p>
        </w:tc>
        <w:tc>
          <w:tcPr>
            <w:tcW w:w="503" w:type="pct"/>
            <w:tcBorders>
              <w:top w:val="single" w:sz="8" w:space="0" w:color="auto"/>
              <w:left w:val="nil"/>
              <w:bottom w:val="nil"/>
              <w:right w:val="single" w:sz="4" w:space="0" w:color="auto"/>
            </w:tcBorders>
            <w:shd w:val="clear" w:color="000000" w:fill="8EA9DB"/>
            <w:noWrap/>
            <w:vAlign w:val="center"/>
            <w:hideMark/>
          </w:tcPr>
          <w:p w14:paraId="3849A453" w14:textId="77777777" w:rsidR="003802DC" w:rsidRPr="003802DC" w:rsidRDefault="003802DC" w:rsidP="00A72777">
            <w:pPr>
              <w:jc w:val="center"/>
              <w:rPr>
                <w:b/>
                <w:bCs/>
                <w:sz w:val="20"/>
                <w:szCs w:val="20"/>
              </w:rPr>
            </w:pPr>
            <w:r w:rsidRPr="003802DC">
              <w:rPr>
                <w:b/>
                <w:bCs/>
                <w:sz w:val="20"/>
                <w:szCs w:val="20"/>
              </w:rPr>
              <w:t>Cum CI</w:t>
            </w:r>
          </w:p>
        </w:tc>
        <w:tc>
          <w:tcPr>
            <w:tcW w:w="459" w:type="pct"/>
            <w:tcBorders>
              <w:top w:val="single" w:sz="8" w:space="0" w:color="auto"/>
              <w:left w:val="nil"/>
              <w:bottom w:val="nil"/>
              <w:right w:val="single" w:sz="4" w:space="0" w:color="auto"/>
            </w:tcBorders>
            <w:shd w:val="clear" w:color="000000" w:fill="8EA9DB"/>
            <w:noWrap/>
            <w:vAlign w:val="center"/>
            <w:hideMark/>
          </w:tcPr>
          <w:p w14:paraId="7C31CE07" w14:textId="77777777" w:rsidR="003802DC" w:rsidRPr="003802DC" w:rsidRDefault="003802DC" w:rsidP="00A72777">
            <w:pPr>
              <w:jc w:val="center"/>
              <w:rPr>
                <w:b/>
                <w:bCs/>
                <w:sz w:val="20"/>
                <w:szCs w:val="20"/>
              </w:rPr>
            </w:pPr>
            <w:r w:rsidRPr="003802DC">
              <w:rPr>
                <w:b/>
                <w:bCs/>
                <w:sz w:val="20"/>
                <w:szCs w:val="20"/>
              </w:rPr>
              <w:t>Cum SI</w:t>
            </w:r>
          </w:p>
        </w:tc>
        <w:tc>
          <w:tcPr>
            <w:tcW w:w="452" w:type="pct"/>
            <w:tcBorders>
              <w:top w:val="single" w:sz="8" w:space="0" w:color="auto"/>
              <w:left w:val="nil"/>
              <w:bottom w:val="nil"/>
              <w:right w:val="single" w:sz="4" w:space="0" w:color="auto"/>
            </w:tcBorders>
            <w:shd w:val="clear" w:color="000000" w:fill="8EA9DB"/>
            <w:noWrap/>
            <w:vAlign w:val="center"/>
            <w:hideMark/>
          </w:tcPr>
          <w:p w14:paraId="1DB9E67E" w14:textId="77777777" w:rsidR="003802DC" w:rsidRPr="003802DC" w:rsidRDefault="003802DC" w:rsidP="00A72777">
            <w:pPr>
              <w:jc w:val="center"/>
              <w:rPr>
                <w:b/>
                <w:bCs/>
                <w:sz w:val="20"/>
                <w:szCs w:val="20"/>
              </w:rPr>
            </w:pPr>
            <w:r w:rsidRPr="003802DC">
              <w:rPr>
                <w:b/>
                <w:bCs/>
                <w:sz w:val="20"/>
                <w:szCs w:val="20"/>
              </w:rPr>
              <w:t>Daily</w:t>
            </w:r>
          </w:p>
        </w:tc>
      </w:tr>
      <w:tr w:rsidR="00260967" w:rsidRPr="00157C6D" w14:paraId="099AA0D9" w14:textId="77777777" w:rsidTr="00157C6D">
        <w:trPr>
          <w:trHeight w:val="285"/>
        </w:trPr>
        <w:tc>
          <w:tcPr>
            <w:tcW w:w="243" w:type="pct"/>
            <w:tcBorders>
              <w:top w:val="nil"/>
              <w:left w:val="nil"/>
              <w:bottom w:val="nil"/>
              <w:right w:val="nil"/>
            </w:tcBorders>
            <w:shd w:val="clear" w:color="auto" w:fill="auto"/>
            <w:noWrap/>
            <w:vAlign w:val="center"/>
          </w:tcPr>
          <w:p w14:paraId="5A73263E" w14:textId="697092ED" w:rsidR="003802DC" w:rsidRPr="003802DC" w:rsidRDefault="003802DC" w:rsidP="00A72777">
            <w:pPr>
              <w:jc w:val="center"/>
              <w:rPr>
                <w:b/>
                <w:bCs/>
                <w:sz w:val="20"/>
                <w:szCs w:val="20"/>
              </w:rPr>
            </w:pPr>
          </w:p>
        </w:tc>
        <w:tc>
          <w:tcPr>
            <w:tcW w:w="1474" w:type="pct"/>
            <w:tcBorders>
              <w:top w:val="nil"/>
              <w:left w:val="single" w:sz="8" w:space="0" w:color="auto"/>
              <w:bottom w:val="nil"/>
              <w:right w:val="single" w:sz="4" w:space="0" w:color="auto"/>
            </w:tcBorders>
            <w:shd w:val="clear" w:color="000000" w:fill="8EA9DB"/>
            <w:noWrap/>
            <w:vAlign w:val="bottom"/>
            <w:hideMark/>
          </w:tcPr>
          <w:p w14:paraId="0E8EF55D" w14:textId="3AF4968C" w:rsidR="003802DC" w:rsidRPr="003802DC" w:rsidRDefault="003802DC" w:rsidP="00A72777">
            <w:pPr>
              <w:jc w:val="center"/>
              <w:rPr>
                <w:b/>
                <w:bCs/>
                <w:sz w:val="20"/>
                <w:szCs w:val="20"/>
              </w:rPr>
            </w:pPr>
          </w:p>
        </w:tc>
        <w:tc>
          <w:tcPr>
            <w:tcW w:w="455" w:type="pct"/>
            <w:tcBorders>
              <w:top w:val="nil"/>
              <w:left w:val="nil"/>
              <w:bottom w:val="nil"/>
              <w:right w:val="single" w:sz="4" w:space="0" w:color="auto"/>
            </w:tcBorders>
            <w:shd w:val="clear" w:color="000000" w:fill="8EA9DB"/>
            <w:noWrap/>
            <w:vAlign w:val="center"/>
            <w:hideMark/>
          </w:tcPr>
          <w:p w14:paraId="1D67A649" w14:textId="77777777" w:rsidR="003802DC" w:rsidRPr="003802DC" w:rsidRDefault="003802DC" w:rsidP="00A72777">
            <w:pPr>
              <w:jc w:val="center"/>
              <w:rPr>
                <w:b/>
                <w:bCs/>
                <w:sz w:val="20"/>
                <w:szCs w:val="20"/>
              </w:rPr>
            </w:pPr>
            <w:r w:rsidRPr="003802DC">
              <w:rPr>
                <w:b/>
                <w:bCs/>
                <w:sz w:val="20"/>
                <w:szCs w:val="20"/>
              </w:rPr>
              <w:t>Volume</w:t>
            </w:r>
          </w:p>
        </w:tc>
        <w:tc>
          <w:tcPr>
            <w:tcW w:w="503" w:type="pct"/>
            <w:tcBorders>
              <w:top w:val="nil"/>
              <w:left w:val="nil"/>
              <w:bottom w:val="nil"/>
              <w:right w:val="single" w:sz="4" w:space="0" w:color="auto"/>
            </w:tcBorders>
            <w:shd w:val="clear" w:color="000000" w:fill="8EA9DB"/>
            <w:noWrap/>
            <w:vAlign w:val="center"/>
            <w:hideMark/>
          </w:tcPr>
          <w:p w14:paraId="2C630C85" w14:textId="77777777" w:rsidR="003802DC" w:rsidRPr="003802DC" w:rsidRDefault="003802DC" w:rsidP="00A72777">
            <w:pPr>
              <w:jc w:val="center"/>
              <w:rPr>
                <w:b/>
                <w:bCs/>
                <w:sz w:val="20"/>
                <w:szCs w:val="20"/>
              </w:rPr>
            </w:pPr>
            <w:r w:rsidRPr="003802DC">
              <w:rPr>
                <w:b/>
                <w:bCs/>
                <w:sz w:val="20"/>
                <w:szCs w:val="20"/>
              </w:rPr>
              <w:t>HWTR 6000</w:t>
            </w:r>
          </w:p>
        </w:tc>
        <w:tc>
          <w:tcPr>
            <w:tcW w:w="459" w:type="pct"/>
            <w:tcBorders>
              <w:top w:val="nil"/>
              <w:left w:val="nil"/>
              <w:bottom w:val="nil"/>
              <w:right w:val="single" w:sz="4" w:space="0" w:color="auto"/>
            </w:tcBorders>
            <w:shd w:val="clear" w:color="000000" w:fill="8EA9DB"/>
            <w:noWrap/>
            <w:vAlign w:val="center"/>
            <w:hideMark/>
          </w:tcPr>
          <w:p w14:paraId="6EE42786" w14:textId="77777777" w:rsidR="003802DC" w:rsidRPr="003802DC" w:rsidRDefault="003802DC" w:rsidP="00A72777">
            <w:pPr>
              <w:jc w:val="center"/>
              <w:rPr>
                <w:b/>
                <w:bCs/>
                <w:sz w:val="20"/>
                <w:szCs w:val="20"/>
              </w:rPr>
            </w:pPr>
            <w:r w:rsidRPr="003802DC">
              <w:rPr>
                <w:b/>
                <w:bCs/>
                <w:sz w:val="20"/>
                <w:szCs w:val="20"/>
              </w:rPr>
              <w:t>SI-5045RM</w:t>
            </w:r>
          </w:p>
        </w:tc>
        <w:tc>
          <w:tcPr>
            <w:tcW w:w="452" w:type="pct"/>
            <w:tcBorders>
              <w:top w:val="nil"/>
              <w:left w:val="nil"/>
              <w:bottom w:val="nil"/>
              <w:right w:val="single" w:sz="4" w:space="0" w:color="auto"/>
            </w:tcBorders>
            <w:shd w:val="clear" w:color="000000" w:fill="8EA9DB"/>
            <w:noWrap/>
            <w:vAlign w:val="center"/>
            <w:hideMark/>
          </w:tcPr>
          <w:p w14:paraId="41CD3E62" w14:textId="77777777" w:rsidR="003802DC" w:rsidRPr="003802DC" w:rsidRDefault="003802DC" w:rsidP="00A72777">
            <w:pPr>
              <w:jc w:val="center"/>
              <w:rPr>
                <w:b/>
                <w:bCs/>
                <w:sz w:val="20"/>
                <w:szCs w:val="20"/>
              </w:rPr>
            </w:pPr>
            <w:r w:rsidRPr="003802DC">
              <w:rPr>
                <w:b/>
                <w:bCs/>
                <w:sz w:val="20"/>
                <w:szCs w:val="20"/>
              </w:rPr>
              <w:t>Volume</w:t>
            </w:r>
          </w:p>
        </w:tc>
        <w:tc>
          <w:tcPr>
            <w:tcW w:w="503" w:type="pct"/>
            <w:tcBorders>
              <w:top w:val="nil"/>
              <w:left w:val="nil"/>
              <w:bottom w:val="nil"/>
              <w:right w:val="single" w:sz="4" w:space="0" w:color="auto"/>
            </w:tcBorders>
            <w:shd w:val="clear" w:color="000000" w:fill="8EA9DB"/>
            <w:noWrap/>
            <w:vAlign w:val="center"/>
            <w:hideMark/>
          </w:tcPr>
          <w:p w14:paraId="79DF156F" w14:textId="77777777" w:rsidR="003802DC" w:rsidRPr="003802DC" w:rsidRDefault="003802DC" w:rsidP="00A72777">
            <w:pPr>
              <w:jc w:val="center"/>
              <w:rPr>
                <w:b/>
                <w:bCs/>
                <w:sz w:val="20"/>
                <w:szCs w:val="20"/>
              </w:rPr>
            </w:pPr>
            <w:r w:rsidRPr="003802DC">
              <w:rPr>
                <w:b/>
                <w:bCs/>
                <w:sz w:val="20"/>
                <w:szCs w:val="20"/>
              </w:rPr>
              <w:t>HWTR 6000</w:t>
            </w:r>
          </w:p>
        </w:tc>
        <w:tc>
          <w:tcPr>
            <w:tcW w:w="459" w:type="pct"/>
            <w:tcBorders>
              <w:top w:val="nil"/>
              <w:left w:val="nil"/>
              <w:bottom w:val="nil"/>
              <w:right w:val="single" w:sz="4" w:space="0" w:color="auto"/>
            </w:tcBorders>
            <w:shd w:val="clear" w:color="000000" w:fill="8EA9DB"/>
            <w:noWrap/>
            <w:vAlign w:val="center"/>
            <w:hideMark/>
          </w:tcPr>
          <w:p w14:paraId="7E462960" w14:textId="77777777" w:rsidR="003802DC" w:rsidRPr="003802DC" w:rsidRDefault="003802DC" w:rsidP="00A72777">
            <w:pPr>
              <w:jc w:val="center"/>
              <w:rPr>
                <w:b/>
                <w:bCs/>
                <w:sz w:val="20"/>
                <w:szCs w:val="20"/>
              </w:rPr>
            </w:pPr>
            <w:r w:rsidRPr="003802DC">
              <w:rPr>
                <w:b/>
                <w:bCs/>
                <w:sz w:val="20"/>
                <w:szCs w:val="20"/>
              </w:rPr>
              <w:t>SI-5045RM</w:t>
            </w:r>
          </w:p>
        </w:tc>
        <w:tc>
          <w:tcPr>
            <w:tcW w:w="452" w:type="pct"/>
            <w:tcBorders>
              <w:top w:val="nil"/>
              <w:left w:val="nil"/>
              <w:bottom w:val="nil"/>
              <w:right w:val="single" w:sz="4" w:space="0" w:color="auto"/>
            </w:tcBorders>
            <w:shd w:val="clear" w:color="000000" w:fill="8EA9DB"/>
            <w:noWrap/>
            <w:vAlign w:val="center"/>
            <w:hideMark/>
          </w:tcPr>
          <w:p w14:paraId="64AE30FF" w14:textId="77777777" w:rsidR="003802DC" w:rsidRPr="003802DC" w:rsidRDefault="003802DC" w:rsidP="00A72777">
            <w:pPr>
              <w:jc w:val="center"/>
              <w:rPr>
                <w:b/>
                <w:bCs/>
                <w:sz w:val="20"/>
                <w:szCs w:val="20"/>
              </w:rPr>
            </w:pPr>
            <w:r w:rsidRPr="003802DC">
              <w:rPr>
                <w:b/>
                <w:bCs/>
                <w:sz w:val="20"/>
                <w:szCs w:val="20"/>
              </w:rPr>
              <w:t>Avg Pump</w:t>
            </w:r>
          </w:p>
        </w:tc>
      </w:tr>
      <w:tr w:rsidR="00260967" w:rsidRPr="00157C6D" w14:paraId="1A0BFD88" w14:textId="77777777" w:rsidTr="00157C6D">
        <w:trPr>
          <w:trHeight w:val="285"/>
        </w:trPr>
        <w:tc>
          <w:tcPr>
            <w:tcW w:w="243" w:type="pct"/>
            <w:tcBorders>
              <w:top w:val="nil"/>
              <w:left w:val="nil"/>
              <w:bottom w:val="nil"/>
              <w:right w:val="nil"/>
            </w:tcBorders>
            <w:shd w:val="clear" w:color="auto" w:fill="auto"/>
            <w:noWrap/>
            <w:vAlign w:val="center"/>
          </w:tcPr>
          <w:p w14:paraId="0C196220" w14:textId="1EC187C9" w:rsidR="003802DC" w:rsidRPr="003802DC" w:rsidRDefault="003802DC" w:rsidP="00A72777">
            <w:pPr>
              <w:jc w:val="center"/>
              <w:rPr>
                <w:b/>
                <w:bCs/>
                <w:sz w:val="20"/>
                <w:szCs w:val="20"/>
              </w:rPr>
            </w:pPr>
          </w:p>
        </w:tc>
        <w:tc>
          <w:tcPr>
            <w:tcW w:w="1474" w:type="pct"/>
            <w:tcBorders>
              <w:top w:val="nil"/>
              <w:left w:val="single" w:sz="8" w:space="0" w:color="auto"/>
              <w:bottom w:val="nil"/>
              <w:right w:val="single" w:sz="4" w:space="0" w:color="auto"/>
            </w:tcBorders>
            <w:shd w:val="clear" w:color="000000" w:fill="8EA9DB"/>
            <w:noWrap/>
            <w:vAlign w:val="center"/>
            <w:hideMark/>
          </w:tcPr>
          <w:p w14:paraId="44D62F6E" w14:textId="77777777" w:rsidR="003802DC" w:rsidRPr="003802DC" w:rsidRDefault="003802DC" w:rsidP="00A72777">
            <w:pPr>
              <w:jc w:val="center"/>
              <w:rPr>
                <w:b/>
                <w:bCs/>
                <w:sz w:val="20"/>
                <w:szCs w:val="20"/>
              </w:rPr>
            </w:pPr>
            <w:r w:rsidRPr="003802DC">
              <w:rPr>
                <w:b/>
                <w:bCs/>
                <w:sz w:val="20"/>
                <w:szCs w:val="20"/>
              </w:rPr>
              <w:t>Day &amp; Date</w:t>
            </w:r>
          </w:p>
        </w:tc>
        <w:tc>
          <w:tcPr>
            <w:tcW w:w="455" w:type="pct"/>
            <w:tcBorders>
              <w:top w:val="nil"/>
              <w:left w:val="nil"/>
              <w:bottom w:val="nil"/>
              <w:right w:val="single" w:sz="4" w:space="0" w:color="auto"/>
            </w:tcBorders>
            <w:shd w:val="clear" w:color="000000" w:fill="8EA9DB"/>
            <w:noWrap/>
            <w:vAlign w:val="center"/>
            <w:hideMark/>
          </w:tcPr>
          <w:p w14:paraId="67E66593" w14:textId="77777777" w:rsidR="003802DC" w:rsidRPr="003802DC" w:rsidRDefault="003802DC" w:rsidP="00A72777">
            <w:pPr>
              <w:jc w:val="center"/>
              <w:rPr>
                <w:b/>
                <w:bCs/>
                <w:sz w:val="20"/>
                <w:szCs w:val="20"/>
              </w:rPr>
            </w:pPr>
            <w:r w:rsidRPr="003802DC">
              <w:rPr>
                <w:b/>
                <w:bCs/>
                <w:sz w:val="20"/>
                <w:szCs w:val="20"/>
              </w:rPr>
              <w:t>Treated</w:t>
            </w:r>
          </w:p>
        </w:tc>
        <w:tc>
          <w:tcPr>
            <w:tcW w:w="503" w:type="pct"/>
            <w:tcBorders>
              <w:top w:val="nil"/>
              <w:left w:val="nil"/>
              <w:bottom w:val="nil"/>
              <w:right w:val="single" w:sz="4" w:space="0" w:color="auto"/>
            </w:tcBorders>
            <w:shd w:val="clear" w:color="000000" w:fill="8EA9DB"/>
            <w:noWrap/>
            <w:vAlign w:val="center"/>
            <w:hideMark/>
          </w:tcPr>
          <w:p w14:paraId="0CD3B7B5" w14:textId="77777777" w:rsidR="003802DC" w:rsidRPr="003802DC" w:rsidRDefault="003802DC" w:rsidP="00A72777">
            <w:pPr>
              <w:jc w:val="center"/>
              <w:rPr>
                <w:b/>
                <w:bCs/>
                <w:sz w:val="20"/>
                <w:szCs w:val="20"/>
              </w:rPr>
            </w:pPr>
            <w:r w:rsidRPr="003802DC">
              <w:rPr>
                <w:b/>
                <w:bCs/>
                <w:sz w:val="20"/>
                <w:szCs w:val="20"/>
              </w:rPr>
              <w:t>Used</w:t>
            </w:r>
          </w:p>
        </w:tc>
        <w:tc>
          <w:tcPr>
            <w:tcW w:w="459" w:type="pct"/>
            <w:tcBorders>
              <w:top w:val="nil"/>
              <w:left w:val="nil"/>
              <w:bottom w:val="nil"/>
              <w:right w:val="single" w:sz="4" w:space="0" w:color="auto"/>
            </w:tcBorders>
            <w:shd w:val="clear" w:color="000000" w:fill="8EA9DB"/>
            <w:noWrap/>
            <w:vAlign w:val="center"/>
            <w:hideMark/>
          </w:tcPr>
          <w:p w14:paraId="313B6589" w14:textId="77777777" w:rsidR="003802DC" w:rsidRPr="003802DC" w:rsidRDefault="003802DC" w:rsidP="00A72777">
            <w:pPr>
              <w:jc w:val="center"/>
              <w:rPr>
                <w:b/>
                <w:bCs/>
                <w:sz w:val="20"/>
                <w:szCs w:val="20"/>
              </w:rPr>
            </w:pPr>
            <w:r w:rsidRPr="003802DC">
              <w:rPr>
                <w:b/>
                <w:bCs/>
                <w:sz w:val="20"/>
                <w:szCs w:val="20"/>
              </w:rPr>
              <w:t>Used</w:t>
            </w:r>
          </w:p>
        </w:tc>
        <w:tc>
          <w:tcPr>
            <w:tcW w:w="452" w:type="pct"/>
            <w:tcBorders>
              <w:top w:val="nil"/>
              <w:left w:val="nil"/>
              <w:bottom w:val="nil"/>
              <w:right w:val="single" w:sz="4" w:space="0" w:color="auto"/>
            </w:tcBorders>
            <w:shd w:val="clear" w:color="000000" w:fill="8EA9DB"/>
            <w:noWrap/>
            <w:vAlign w:val="center"/>
            <w:hideMark/>
          </w:tcPr>
          <w:p w14:paraId="4EB2F6E2" w14:textId="77777777" w:rsidR="003802DC" w:rsidRPr="003802DC" w:rsidRDefault="003802DC" w:rsidP="00A72777">
            <w:pPr>
              <w:jc w:val="center"/>
              <w:rPr>
                <w:b/>
                <w:bCs/>
                <w:sz w:val="20"/>
                <w:szCs w:val="20"/>
              </w:rPr>
            </w:pPr>
            <w:r w:rsidRPr="003802DC">
              <w:rPr>
                <w:b/>
                <w:bCs/>
                <w:sz w:val="20"/>
                <w:szCs w:val="20"/>
              </w:rPr>
              <w:t>Treated</w:t>
            </w:r>
          </w:p>
        </w:tc>
        <w:tc>
          <w:tcPr>
            <w:tcW w:w="503" w:type="pct"/>
            <w:tcBorders>
              <w:top w:val="nil"/>
              <w:left w:val="nil"/>
              <w:bottom w:val="nil"/>
              <w:right w:val="single" w:sz="4" w:space="0" w:color="auto"/>
            </w:tcBorders>
            <w:shd w:val="clear" w:color="000000" w:fill="8EA9DB"/>
            <w:noWrap/>
            <w:vAlign w:val="center"/>
            <w:hideMark/>
          </w:tcPr>
          <w:p w14:paraId="42B62C32" w14:textId="77777777" w:rsidR="003802DC" w:rsidRPr="003802DC" w:rsidRDefault="003802DC" w:rsidP="00A72777">
            <w:pPr>
              <w:jc w:val="center"/>
              <w:rPr>
                <w:b/>
                <w:bCs/>
                <w:sz w:val="20"/>
                <w:szCs w:val="20"/>
              </w:rPr>
            </w:pPr>
            <w:r w:rsidRPr="003802DC">
              <w:rPr>
                <w:b/>
                <w:bCs/>
                <w:sz w:val="20"/>
                <w:szCs w:val="20"/>
              </w:rPr>
              <w:t>Used</w:t>
            </w:r>
          </w:p>
        </w:tc>
        <w:tc>
          <w:tcPr>
            <w:tcW w:w="459" w:type="pct"/>
            <w:tcBorders>
              <w:top w:val="nil"/>
              <w:left w:val="nil"/>
              <w:bottom w:val="nil"/>
              <w:right w:val="single" w:sz="4" w:space="0" w:color="auto"/>
            </w:tcBorders>
            <w:shd w:val="clear" w:color="000000" w:fill="8EA9DB"/>
            <w:noWrap/>
            <w:vAlign w:val="center"/>
            <w:hideMark/>
          </w:tcPr>
          <w:p w14:paraId="61CA49D0" w14:textId="77777777" w:rsidR="003802DC" w:rsidRPr="003802DC" w:rsidRDefault="003802DC" w:rsidP="00A72777">
            <w:pPr>
              <w:jc w:val="center"/>
              <w:rPr>
                <w:b/>
                <w:bCs/>
                <w:sz w:val="20"/>
                <w:szCs w:val="20"/>
              </w:rPr>
            </w:pPr>
            <w:r w:rsidRPr="003802DC">
              <w:rPr>
                <w:b/>
                <w:bCs/>
                <w:sz w:val="20"/>
                <w:szCs w:val="20"/>
              </w:rPr>
              <w:t>Used</w:t>
            </w:r>
          </w:p>
        </w:tc>
        <w:tc>
          <w:tcPr>
            <w:tcW w:w="452" w:type="pct"/>
            <w:tcBorders>
              <w:top w:val="nil"/>
              <w:left w:val="nil"/>
              <w:bottom w:val="nil"/>
              <w:right w:val="single" w:sz="4" w:space="0" w:color="auto"/>
            </w:tcBorders>
            <w:shd w:val="clear" w:color="000000" w:fill="8EA9DB"/>
            <w:noWrap/>
            <w:vAlign w:val="center"/>
            <w:hideMark/>
          </w:tcPr>
          <w:p w14:paraId="287E8DA0" w14:textId="77777777" w:rsidR="003802DC" w:rsidRPr="003802DC" w:rsidRDefault="003802DC" w:rsidP="00A72777">
            <w:pPr>
              <w:jc w:val="center"/>
              <w:rPr>
                <w:b/>
                <w:bCs/>
                <w:sz w:val="20"/>
                <w:szCs w:val="20"/>
              </w:rPr>
            </w:pPr>
            <w:r w:rsidRPr="003802DC">
              <w:rPr>
                <w:b/>
                <w:bCs/>
                <w:sz w:val="20"/>
                <w:szCs w:val="20"/>
              </w:rPr>
              <w:t>Rate</w:t>
            </w:r>
          </w:p>
        </w:tc>
      </w:tr>
      <w:tr w:rsidR="00260967" w:rsidRPr="00157C6D" w14:paraId="2A62F231" w14:textId="77777777" w:rsidTr="00157C6D">
        <w:trPr>
          <w:trHeight w:val="293"/>
        </w:trPr>
        <w:tc>
          <w:tcPr>
            <w:tcW w:w="243" w:type="pct"/>
            <w:tcBorders>
              <w:top w:val="nil"/>
              <w:left w:val="nil"/>
              <w:bottom w:val="nil"/>
              <w:right w:val="nil"/>
            </w:tcBorders>
            <w:shd w:val="clear" w:color="auto" w:fill="auto"/>
            <w:noWrap/>
            <w:vAlign w:val="bottom"/>
          </w:tcPr>
          <w:p w14:paraId="590A0C0B" w14:textId="77777777" w:rsidR="003802DC" w:rsidRPr="003802DC" w:rsidRDefault="003802DC" w:rsidP="00A72777">
            <w:pPr>
              <w:jc w:val="center"/>
              <w:rPr>
                <w:b/>
                <w:bCs/>
                <w:sz w:val="20"/>
                <w:szCs w:val="20"/>
              </w:rPr>
            </w:pPr>
          </w:p>
        </w:tc>
        <w:tc>
          <w:tcPr>
            <w:tcW w:w="1474" w:type="pct"/>
            <w:tcBorders>
              <w:top w:val="nil"/>
              <w:left w:val="single" w:sz="8" w:space="0" w:color="auto"/>
              <w:bottom w:val="single" w:sz="8" w:space="0" w:color="auto"/>
              <w:right w:val="single" w:sz="4" w:space="0" w:color="auto"/>
            </w:tcBorders>
            <w:shd w:val="clear" w:color="000000" w:fill="8EA9DB"/>
            <w:noWrap/>
            <w:vAlign w:val="bottom"/>
            <w:hideMark/>
          </w:tcPr>
          <w:p w14:paraId="717CE054" w14:textId="54404F67" w:rsidR="003802DC" w:rsidRPr="003802DC" w:rsidRDefault="003802DC" w:rsidP="00A72777">
            <w:pPr>
              <w:jc w:val="center"/>
              <w:rPr>
                <w:b/>
                <w:bCs/>
                <w:sz w:val="20"/>
                <w:szCs w:val="20"/>
              </w:rPr>
            </w:pPr>
          </w:p>
        </w:tc>
        <w:tc>
          <w:tcPr>
            <w:tcW w:w="455" w:type="pct"/>
            <w:tcBorders>
              <w:top w:val="nil"/>
              <w:left w:val="nil"/>
              <w:bottom w:val="single" w:sz="8" w:space="0" w:color="auto"/>
              <w:right w:val="single" w:sz="4" w:space="0" w:color="auto"/>
            </w:tcBorders>
            <w:shd w:val="clear" w:color="000000" w:fill="8EA9DB"/>
            <w:noWrap/>
            <w:vAlign w:val="center"/>
            <w:hideMark/>
          </w:tcPr>
          <w:p w14:paraId="5EB6EAA7" w14:textId="77777777" w:rsidR="003802DC" w:rsidRPr="003802DC" w:rsidRDefault="003802DC" w:rsidP="00A72777">
            <w:pPr>
              <w:jc w:val="center"/>
              <w:rPr>
                <w:b/>
                <w:bCs/>
                <w:sz w:val="20"/>
                <w:szCs w:val="20"/>
              </w:rPr>
            </w:pPr>
            <w:r w:rsidRPr="003802DC">
              <w:rPr>
                <w:b/>
                <w:bCs/>
                <w:sz w:val="20"/>
                <w:szCs w:val="20"/>
              </w:rPr>
              <w:t>(bbl)</w:t>
            </w:r>
          </w:p>
        </w:tc>
        <w:tc>
          <w:tcPr>
            <w:tcW w:w="503" w:type="pct"/>
            <w:tcBorders>
              <w:top w:val="nil"/>
              <w:left w:val="nil"/>
              <w:bottom w:val="single" w:sz="8" w:space="0" w:color="auto"/>
              <w:right w:val="single" w:sz="4" w:space="0" w:color="auto"/>
            </w:tcBorders>
            <w:shd w:val="clear" w:color="000000" w:fill="8EA9DB"/>
            <w:noWrap/>
            <w:vAlign w:val="center"/>
            <w:hideMark/>
          </w:tcPr>
          <w:p w14:paraId="2A54F77D" w14:textId="77777777" w:rsidR="003802DC" w:rsidRPr="003802DC" w:rsidRDefault="003802DC" w:rsidP="00A72777">
            <w:pPr>
              <w:jc w:val="center"/>
              <w:rPr>
                <w:b/>
                <w:bCs/>
                <w:sz w:val="20"/>
                <w:szCs w:val="20"/>
              </w:rPr>
            </w:pPr>
            <w:r w:rsidRPr="003802DC">
              <w:rPr>
                <w:b/>
                <w:bCs/>
                <w:sz w:val="20"/>
                <w:szCs w:val="20"/>
              </w:rPr>
              <w:t>(gal)</w:t>
            </w:r>
          </w:p>
        </w:tc>
        <w:tc>
          <w:tcPr>
            <w:tcW w:w="459" w:type="pct"/>
            <w:tcBorders>
              <w:top w:val="nil"/>
              <w:left w:val="nil"/>
              <w:bottom w:val="single" w:sz="8" w:space="0" w:color="auto"/>
              <w:right w:val="single" w:sz="4" w:space="0" w:color="auto"/>
            </w:tcBorders>
            <w:shd w:val="clear" w:color="000000" w:fill="8EA9DB"/>
            <w:noWrap/>
            <w:vAlign w:val="center"/>
            <w:hideMark/>
          </w:tcPr>
          <w:p w14:paraId="18A742B1" w14:textId="77777777" w:rsidR="003802DC" w:rsidRPr="003802DC" w:rsidRDefault="003802DC" w:rsidP="00A72777">
            <w:pPr>
              <w:jc w:val="center"/>
              <w:rPr>
                <w:b/>
                <w:bCs/>
                <w:sz w:val="20"/>
                <w:szCs w:val="20"/>
              </w:rPr>
            </w:pPr>
            <w:r w:rsidRPr="003802DC">
              <w:rPr>
                <w:b/>
                <w:bCs/>
                <w:sz w:val="20"/>
                <w:szCs w:val="20"/>
              </w:rPr>
              <w:t>(gal)</w:t>
            </w:r>
          </w:p>
        </w:tc>
        <w:tc>
          <w:tcPr>
            <w:tcW w:w="452" w:type="pct"/>
            <w:tcBorders>
              <w:top w:val="nil"/>
              <w:left w:val="nil"/>
              <w:bottom w:val="single" w:sz="8" w:space="0" w:color="auto"/>
              <w:right w:val="single" w:sz="4" w:space="0" w:color="auto"/>
            </w:tcBorders>
            <w:shd w:val="clear" w:color="000000" w:fill="8EA9DB"/>
            <w:noWrap/>
            <w:vAlign w:val="center"/>
            <w:hideMark/>
          </w:tcPr>
          <w:p w14:paraId="63B63054" w14:textId="77777777" w:rsidR="003802DC" w:rsidRPr="003802DC" w:rsidRDefault="003802DC" w:rsidP="00A72777">
            <w:pPr>
              <w:jc w:val="center"/>
              <w:rPr>
                <w:b/>
                <w:bCs/>
                <w:sz w:val="20"/>
                <w:szCs w:val="20"/>
              </w:rPr>
            </w:pPr>
            <w:r w:rsidRPr="003802DC">
              <w:rPr>
                <w:b/>
                <w:bCs/>
                <w:sz w:val="20"/>
                <w:szCs w:val="20"/>
              </w:rPr>
              <w:t>(bbl)</w:t>
            </w:r>
          </w:p>
        </w:tc>
        <w:tc>
          <w:tcPr>
            <w:tcW w:w="503" w:type="pct"/>
            <w:tcBorders>
              <w:top w:val="nil"/>
              <w:left w:val="nil"/>
              <w:bottom w:val="single" w:sz="8" w:space="0" w:color="auto"/>
              <w:right w:val="single" w:sz="4" w:space="0" w:color="auto"/>
            </w:tcBorders>
            <w:shd w:val="clear" w:color="000000" w:fill="8EA9DB"/>
            <w:noWrap/>
            <w:vAlign w:val="center"/>
            <w:hideMark/>
          </w:tcPr>
          <w:p w14:paraId="5F68F0EA" w14:textId="77777777" w:rsidR="003802DC" w:rsidRPr="003802DC" w:rsidRDefault="003802DC" w:rsidP="00A72777">
            <w:pPr>
              <w:jc w:val="center"/>
              <w:rPr>
                <w:b/>
                <w:bCs/>
                <w:sz w:val="20"/>
                <w:szCs w:val="20"/>
              </w:rPr>
            </w:pPr>
            <w:r w:rsidRPr="003802DC">
              <w:rPr>
                <w:b/>
                <w:bCs/>
                <w:sz w:val="20"/>
                <w:szCs w:val="20"/>
              </w:rPr>
              <w:t>(bbl)</w:t>
            </w:r>
          </w:p>
        </w:tc>
        <w:tc>
          <w:tcPr>
            <w:tcW w:w="459" w:type="pct"/>
            <w:tcBorders>
              <w:top w:val="nil"/>
              <w:left w:val="nil"/>
              <w:bottom w:val="single" w:sz="8" w:space="0" w:color="auto"/>
              <w:right w:val="single" w:sz="4" w:space="0" w:color="auto"/>
            </w:tcBorders>
            <w:shd w:val="clear" w:color="000000" w:fill="8EA9DB"/>
            <w:noWrap/>
            <w:vAlign w:val="center"/>
            <w:hideMark/>
          </w:tcPr>
          <w:p w14:paraId="57EF1826" w14:textId="77777777" w:rsidR="003802DC" w:rsidRPr="003802DC" w:rsidRDefault="003802DC" w:rsidP="00A72777">
            <w:pPr>
              <w:jc w:val="center"/>
              <w:rPr>
                <w:b/>
                <w:bCs/>
                <w:sz w:val="20"/>
                <w:szCs w:val="20"/>
              </w:rPr>
            </w:pPr>
            <w:r w:rsidRPr="003802DC">
              <w:rPr>
                <w:b/>
                <w:bCs/>
                <w:sz w:val="20"/>
                <w:szCs w:val="20"/>
              </w:rPr>
              <w:t>(gal)</w:t>
            </w:r>
          </w:p>
        </w:tc>
        <w:tc>
          <w:tcPr>
            <w:tcW w:w="452" w:type="pct"/>
            <w:tcBorders>
              <w:top w:val="nil"/>
              <w:left w:val="nil"/>
              <w:bottom w:val="single" w:sz="8" w:space="0" w:color="auto"/>
              <w:right w:val="single" w:sz="4" w:space="0" w:color="auto"/>
            </w:tcBorders>
            <w:shd w:val="clear" w:color="000000" w:fill="8EA9DB"/>
            <w:noWrap/>
            <w:vAlign w:val="center"/>
            <w:hideMark/>
          </w:tcPr>
          <w:p w14:paraId="0A7E4D2A" w14:textId="77777777" w:rsidR="003802DC" w:rsidRPr="003802DC" w:rsidRDefault="003802DC" w:rsidP="00A72777">
            <w:pPr>
              <w:jc w:val="center"/>
              <w:rPr>
                <w:b/>
                <w:bCs/>
                <w:sz w:val="20"/>
                <w:szCs w:val="20"/>
              </w:rPr>
            </w:pPr>
            <w:r w:rsidRPr="003802DC">
              <w:rPr>
                <w:b/>
                <w:bCs/>
                <w:sz w:val="20"/>
                <w:szCs w:val="20"/>
              </w:rPr>
              <w:t>(bpm)</w:t>
            </w:r>
          </w:p>
        </w:tc>
      </w:tr>
      <w:tr w:rsidR="00A72777" w:rsidRPr="00157C6D" w14:paraId="5A76F0C5" w14:textId="77777777" w:rsidTr="00157C6D">
        <w:trPr>
          <w:trHeight w:val="285"/>
        </w:trPr>
        <w:tc>
          <w:tcPr>
            <w:tcW w:w="243" w:type="pct"/>
            <w:tcBorders>
              <w:top w:val="nil"/>
              <w:left w:val="nil"/>
              <w:bottom w:val="nil"/>
              <w:right w:val="nil"/>
            </w:tcBorders>
            <w:shd w:val="clear" w:color="auto" w:fill="auto"/>
            <w:noWrap/>
            <w:vAlign w:val="center"/>
            <w:hideMark/>
          </w:tcPr>
          <w:p w14:paraId="30F2028A" w14:textId="77777777" w:rsidR="003802DC" w:rsidRPr="003802DC" w:rsidRDefault="003802DC" w:rsidP="003802DC">
            <w:pPr>
              <w:rPr>
                <w:b/>
                <w:bCs/>
                <w:sz w:val="20"/>
                <w:szCs w:val="20"/>
              </w:rPr>
            </w:pPr>
            <w:r w:rsidRPr="003802DC">
              <w:rPr>
                <w:b/>
                <w:bCs/>
                <w:sz w:val="20"/>
                <w:szCs w:val="20"/>
              </w:rPr>
              <w:t>1</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4F583F93" w14:textId="77777777" w:rsidR="003802DC" w:rsidRPr="003802DC" w:rsidRDefault="003802DC" w:rsidP="003802DC">
            <w:pPr>
              <w:rPr>
                <w:b/>
                <w:bCs/>
                <w:sz w:val="20"/>
                <w:szCs w:val="20"/>
              </w:rPr>
            </w:pPr>
            <w:r w:rsidRPr="003802DC">
              <w:rPr>
                <w:b/>
                <w:bCs/>
                <w:sz w:val="20"/>
                <w:szCs w:val="20"/>
              </w:rPr>
              <w:t>Thursday, August 8, 2024</w:t>
            </w:r>
          </w:p>
        </w:tc>
        <w:tc>
          <w:tcPr>
            <w:tcW w:w="455" w:type="pct"/>
            <w:tcBorders>
              <w:top w:val="nil"/>
              <w:left w:val="nil"/>
              <w:bottom w:val="single" w:sz="4" w:space="0" w:color="auto"/>
              <w:right w:val="single" w:sz="4" w:space="0" w:color="auto"/>
            </w:tcBorders>
            <w:shd w:val="clear" w:color="auto" w:fill="auto"/>
            <w:noWrap/>
            <w:vAlign w:val="bottom"/>
            <w:hideMark/>
          </w:tcPr>
          <w:p w14:paraId="078BC345" w14:textId="77777777" w:rsidR="003802DC" w:rsidRPr="003802DC" w:rsidRDefault="003802DC" w:rsidP="003802DC">
            <w:pPr>
              <w:rPr>
                <w:b/>
                <w:bCs/>
                <w:sz w:val="20"/>
                <w:szCs w:val="20"/>
              </w:rPr>
            </w:pPr>
            <w:r w:rsidRPr="003802DC">
              <w:rPr>
                <w:b/>
                <w:bCs/>
                <w:sz w:val="20"/>
                <w:szCs w:val="20"/>
              </w:rPr>
              <w:t>2,397</w:t>
            </w:r>
          </w:p>
        </w:tc>
        <w:tc>
          <w:tcPr>
            <w:tcW w:w="503" w:type="pct"/>
            <w:tcBorders>
              <w:top w:val="nil"/>
              <w:left w:val="nil"/>
              <w:bottom w:val="single" w:sz="4" w:space="0" w:color="auto"/>
              <w:right w:val="single" w:sz="4" w:space="0" w:color="auto"/>
            </w:tcBorders>
            <w:shd w:val="clear" w:color="auto" w:fill="auto"/>
            <w:noWrap/>
            <w:vAlign w:val="bottom"/>
            <w:hideMark/>
          </w:tcPr>
          <w:p w14:paraId="17CEF1E1" w14:textId="77777777" w:rsidR="003802DC" w:rsidRPr="003802DC" w:rsidRDefault="003802DC" w:rsidP="003802DC">
            <w:pPr>
              <w:rPr>
                <w:b/>
                <w:bCs/>
                <w:sz w:val="20"/>
                <w:szCs w:val="20"/>
              </w:rPr>
            </w:pPr>
            <w:r w:rsidRPr="003802DC">
              <w:rPr>
                <w:b/>
                <w:bCs/>
                <w:sz w:val="20"/>
                <w:szCs w:val="20"/>
              </w:rPr>
              <w:t>0.75</w:t>
            </w:r>
          </w:p>
        </w:tc>
        <w:tc>
          <w:tcPr>
            <w:tcW w:w="459" w:type="pct"/>
            <w:tcBorders>
              <w:top w:val="nil"/>
              <w:left w:val="nil"/>
              <w:bottom w:val="single" w:sz="4" w:space="0" w:color="auto"/>
              <w:right w:val="single" w:sz="4" w:space="0" w:color="auto"/>
            </w:tcBorders>
            <w:shd w:val="clear" w:color="auto" w:fill="auto"/>
            <w:noWrap/>
            <w:vAlign w:val="bottom"/>
            <w:hideMark/>
          </w:tcPr>
          <w:p w14:paraId="792206F9" w14:textId="77777777" w:rsidR="003802DC" w:rsidRPr="003802DC" w:rsidRDefault="003802DC" w:rsidP="003802DC">
            <w:pPr>
              <w:rPr>
                <w:b/>
                <w:bCs/>
                <w:sz w:val="20"/>
                <w:szCs w:val="20"/>
              </w:rPr>
            </w:pPr>
            <w:r w:rsidRPr="003802DC">
              <w:rPr>
                <w:b/>
                <w:bCs/>
                <w:sz w:val="20"/>
                <w:szCs w:val="20"/>
              </w:rPr>
              <w:t>5.18</w:t>
            </w:r>
          </w:p>
        </w:tc>
        <w:tc>
          <w:tcPr>
            <w:tcW w:w="452" w:type="pct"/>
            <w:tcBorders>
              <w:top w:val="nil"/>
              <w:left w:val="nil"/>
              <w:bottom w:val="single" w:sz="4" w:space="0" w:color="auto"/>
              <w:right w:val="single" w:sz="4" w:space="0" w:color="auto"/>
            </w:tcBorders>
            <w:shd w:val="clear" w:color="auto" w:fill="auto"/>
            <w:noWrap/>
            <w:vAlign w:val="bottom"/>
            <w:hideMark/>
          </w:tcPr>
          <w:p w14:paraId="29726E2D" w14:textId="77777777" w:rsidR="003802DC" w:rsidRPr="003802DC" w:rsidRDefault="003802DC" w:rsidP="003802DC">
            <w:pPr>
              <w:rPr>
                <w:b/>
                <w:bCs/>
                <w:sz w:val="20"/>
                <w:szCs w:val="20"/>
              </w:rPr>
            </w:pPr>
            <w:r w:rsidRPr="003802DC">
              <w:rPr>
                <w:b/>
                <w:bCs/>
                <w:sz w:val="20"/>
                <w:szCs w:val="20"/>
              </w:rPr>
              <w:t>2,397</w:t>
            </w:r>
          </w:p>
        </w:tc>
        <w:tc>
          <w:tcPr>
            <w:tcW w:w="503" w:type="pct"/>
            <w:tcBorders>
              <w:top w:val="nil"/>
              <w:left w:val="nil"/>
              <w:bottom w:val="single" w:sz="4" w:space="0" w:color="auto"/>
              <w:right w:val="single" w:sz="4" w:space="0" w:color="auto"/>
            </w:tcBorders>
            <w:shd w:val="clear" w:color="auto" w:fill="auto"/>
            <w:noWrap/>
            <w:vAlign w:val="bottom"/>
            <w:hideMark/>
          </w:tcPr>
          <w:p w14:paraId="25F98798" w14:textId="77777777" w:rsidR="003802DC" w:rsidRPr="003802DC" w:rsidRDefault="003802DC" w:rsidP="003802DC">
            <w:pPr>
              <w:rPr>
                <w:b/>
                <w:bCs/>
                <w:sz w:val="20"/>
                <w:szCs w:val="20"/>
              </w:rPr>
            </w:pPr>
            <w:r w:rsidRPr="003802DC">
              <w:rPr>
                <w:b/>
                <w:bCs/>
                <w:sz w:val="20"/>
                <w:szCs w:val="20"/>
              </w:rPr>
              <w:t>0.75</w:t>
            </w:r>
          </w:p>
        </w:tc>
        <w:tc>
          <w:tcPr>
            <w:tcW w:w="459" w:type="pct"/>
            <w:tcBorders>
              <w:top w:val="nil"/>
              <w:left w:val="nil"/>
              <w:bottom w:val="single" w:sz="4" w:space="0" w:color="auto"/>
              <w:right w:val="single" w:sz="4" w:space="0" w:color="auto"/>
            </w:tcBorders>
            <w:shd w:val="clear" w:color="auto" w:fill="auto"/>
            <w:noWrap/>
            <w:vAlign w:val="bottom"/>
            <w:hideMark/>
          </w:tcPr>
          <w:p w14:paraId="70D3A47D" w14:textId="77777777" w:rsidR="003802DC" w:rsidRPr="003802DC" w:rsidRDefault="003802DC" w:rsidP="003802DC">
            <w:pPr>
              <w:rPr>
                <w:b/>
                <w:bCs/>
                <w:sz w:val="20"/>
                <w:szCs w:val="20"/>
              </w:rPr>
            </w:pPr>
            <w:r w:rsidRPr="003802DC">
              <w:rPr>
                <w:b/>
                <w:bCs/>
                <w:sz w:val="20"/>
                <w:szCs w:val="20"/>
              </w:rPr>
              <w:t>5.18</w:t>
            </w:r>
          </w:p>
        </w:tc>
        <w:tc>
          <w:tcPr>
            <w:tcW w:w="452" w:type="pct"/>
            <w:tcBorders>
              <w:top w:val="nil"/>
              <w:left w:val="nil"/>
              <w:bottom w:val="single" w:sz="4" w:space="0" w:color="auto"/>
              <w:right w:val="single" w:sz="4" w:space="0" w:color="auto"/>
            </w:tcBorders>
            <w:shd w:val="clear" w:color="auto" w:fill="auto"/>
            <w:noWrap/>
            <w:vAlign w:val="bottom"/>
            <w:hideMark/>
          </w:tcPr>
          <w:p w14:paraId="025A3A30" w14:textId="77777777" w:rsidR="003802DC" w:rsidRPr="003802DC" w:rsidRDefault="003802DC" w:rsidP="003802DC">
            <w:pPr>
              <w:rPr>
                <w:b/>
                <w:bCs/>
                <w:sz w:val="20"/>
                <w:szCs w:val="20"/>
              </w:rPr>
            </w:pPr>
            <w:r w:rsidRPr="003802DC">
              <w:rPr>
                <w:b/>
                <w:bCs/>
                <w:sz w:val="20"/>
                <w:szCs w:val="20"/>
              </w:rPr>
              <w:t>2.5</w:t>
            </w:r>
          </w:p>
        </w:tc>
      </w:tr>
      <w:tr w:rsidR="00A72777" w:rsidRPr="00157C6D" w14:paraId="6292CA8A" w14:textId="77777777" w:rsidTr="00157C6D">
        <w:trPr>
          <w:trHeight w:val="285"/>
        </w:trPr>
        <w:tc>
          <w:tcPr>
            <w:tcW w:w="243" w:type="pct"/>
            <w:tcBorders>
              <w:top w:val="nil"/>
              <w:left w:val="nil"/>
              <w:bottom w:val="nil"/>
              <w:right w:val="nil"/>
            </w:tcBorders>
            <w:shd w:val="clear" w:color="auto" w:fill="auto"/>
            <w:noWrap/>
            <w:vAlign w:val="center"/>
            <w:hideMark/>
          </w:tcPr>
          <w:p w14:paraId="1FFF8B4A" w14:textId="77777777" w:rsidR="003802DC" w:rsidRPr="003802DC" w:rsidRDefault="003802DC" w:rsidP="003802DC">
            <w:pPr>
              <w:rPr>
                <w:b/>
                <w:bCs/>
                <w:sz w:val="20"/>
                <w:szCs w:val="20"/>
              </w:rPr>
            </w:pPr>
            <w:r w:rsidRPr="003802DC">
              <w:rPr>
                <w:b/>
                <w:bCs/>
                <w:sz w:val="20"/>
                <w:szCs w:val="20"/>
              </w:rPr>
              <w:t>2</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298F5892" w14:textId="77777777" w:rsidR="003802DC" w:rsidRPr="003802DC" w:rsidRDefault="003802DC" w:rsidP="003802DC">
            <w:pPr>
              <w:rPr>
                <w:b/>
                <w:bCs/>
                <w:sz w:val="20"/>
                <w:szCs w:val="20"/>
              </w:rPr>
            </w:pPr>
            <w:r w:rsidRPr="003802DC">
              <w:rPr>
                <w:b/>
                <w:bCs/>
                <w:sz w:val="20"/>
                <w:szCs w:val="20"/>
              </w:rPr>
              <w:t>Friday, August 9, 2024</w:t>
            </w:r>
          </w:p>
        </w:tc>
        <w:tc>
          <w:tcPr>
            <w:tcW w:w="455" w:type="pct"/>
            <w:tcBorders>
              <w:top w:val="nil"/>
              <w:left w:val="nil"/>
              <w:bottom w:val="single" w:sz="4" w:space="0" w:color="auto"/>
              <w:right w:val="single" w:sz="4" w:space="0" w:color="auto"/>
            </w:tcBorders>
            <w:shd w:val="clear" w:color="auto" w:fill="auto"/>
            <w:noWrap/>
            <w:vAlign w:val="bottom"/>
            <w:hideMark/>
          </w:tcPr>
          <w:p w14:paraId="7B45A5D6" w14:textId="77777777" w:rsidR="003802DC" w:rsidRPr="003802DC" w:rsidRDefault="003802DC" w:rsidP="003802DC">
            <w:pPr>
              <w:rPr>
                <w:b/>
                <w:bCs/>
                <w:sz w:val="20"/>
                <w:szCs w:val="20"/>
              </w:rPr>
            </w:pPr>
            <w:r w:rsidRPr="003802DC">
              <w:rPr>
                <w:b/>
                <w:bCs/>
                <w:sz w:val="20"/>
                <w:szCs w:val="20"/>
              </w:rPr>
              <w:t>2,346</w:t>
            </w:r>
          </w:p>
        </w:tc>
        <w:tc>
          <w:tcPr>
            <w:tcW w:w="503" w:type="pct"/>
            <w:tcBorders>
              <w:top w:val="nil"/>
              <w:left w:val="nil"/>
              <w:bottom w:val="single" w:sz="4" w:space="0" w:color="auto"/>
              <w:right w:val="single" w:sz="4" w:space="0" w:color="auto"/>
            </w:tcBorders>
            <w:shd w:val="clear" w:color="auto" w:fill="auto"/>
            <w:noWrap/>
            <w:vAlign w:val="bottom"/>
            <w:hideMark/>
          </w:tcPr>
          <w:p w14:paraId="39F809EA" w14:textId="77777777" w:rsidR="003802DC" w:rsidRPr="003802DC" w:rsidRDefault="003802DC" w:rsidP="003802DC">
            <w:pPr>
              <w:rPr>
                <w:b/>
                <w:bCs/>
                <w:sz w:val="20"/>
                <w:szCs w:val="20"/>
              </w:rPr>
            </w:pPr>
            <w:r w:rsidRPr="003802DC">
              <w:rPr>
                <w:b/>
                <w:bCs/>
                <w:sz w:val="20"/>
                <w:szCs w:val="20"/>
              </w:rPr>
              <w:t>0.74</w:t>
            </w:r>
          </w:p>
        </w:tc>
        <w:tc>
          <w:tcPr>
            <w:tcW w:w="459" w:type="pct"/>
            <w:tcBorders>
              <w:top w:val="nil"/>
              <w:left w:val="nil"/>
              <w:bottom w:val="single" w:sz="4" w:space="0" w:color="auto"/>
              <w:right w:val="single" w:sz="4" w:space="0" w:color="auto"/>
            </w:tcBorders>
            <w:shd w:val="clear" w:color="auto" w:fill="auto"/>
            <w:noWrap/>
            <w:vAlign w:val="bottom"/>
            <w:hideMark/>
          </w:tcPr>
          <w:p w14:paraId="7BA1238E" w14:textId="77777777" w:rsidR="003802DC" w:rsidRPr="003802DC" w:rsidRDefault="003802DC" w:rsidP="003802DC">
            <w:pPr>
              <w:rPr>
                <w:b/>
                <w:bCs/>
                <w:sz w:val="20"/>
                <w:szCs w:val="20"/>
              </w:rPr>
            </w:pPr>
            <w:r w:rsidRPr="003802DC">
              <w:rPr>
                <w:b/>
                <w:bCs/>
                <w:sz w:val="20"/>
                <w:szCs w:val="20"/>
              </w:rPr>
              <w:t>5.07</w:t>
            </w:r>
          </w:p>
        </w:tc>
        <w:tc>
          <w:tcPr>
            <w:tcW w:w="452" w:type="pct"/>
            <w:tcBorders>
              <w:top w:val="nil"/>
              <w:left w:val="nil"/>
              <w:bottom w:val="single" w:sz="4" w:space="0" w:color="auto"/>
              <w:right w:val="single" w:sz="4" w:space="0" w:color="auto"/>
            </w:tcBorders>
            <w:shd w:val="clear" w:color="auto" w:fill="auto"/>
            <w:noWrap/>
            <w:vAlign w:val="bottom"/>
            <w:hideMark/>
          </w:tcPr>
          <w:p w14:paraId="6FDDFEB6" w14:textId="77777777" w:rsidR="003802DC" w:rsidRPr="003802DC" w:rsidRDefault="003802DC" w:rsidP="003802DC">
            <w:pPr>
              <w:rPr>
                <w:b/>
                <w:bCs/>
                <w:sz w:val="20"/>
                <w:szCs w:val="20"/>
              </w:rPr>
            </w:pPr>
            <w:r w:rsidRPr="003802DC">
              <w:rPr>
                <w:b/>
                <w:bCs/>
                <w:sz w:val="20"/>
                <w:szCs w:val="20"/>
              </w:rPr>
              <w:t>4,743</w:t>
            </w:r>
          </w:p>
        </w:tc>
        <w:tc>
          <w:tcPr>
            <w:tcW w:w="503" w:type="pct"/>
            <w:tcBorders>
              <w:top w:val="nil"/>
              <w:left w:val="nil"/>
              <w:bottom w:val="single" w:sz="4" w:space="0" w:color="auto"/>
              <w:right w:val="single" w:sz="4" w:space="0" w:color="auto"/>
            </w:tcBorders>
            <w:shd w:val="clear" w:color="auto" w:fill="auto"/>
            <w:noWrap/>
            <w:vAlign w:val="bottom"/>
            <w:hideMark/>
          </w:tcPr>
          <w:p w14:paraId="32817D56" w14:textId="77777777" w:rsidR="003802DC" w:rsidRPr="003802DC" w:rsidRDefault="003802DC" w:rsidP="003802DC">
            <w:pPr>
              <w:rPr>
                <w:b/>
                <w:bCs/>
                <w:sz w:val="20"/>
                <w:szCs w:val="20"/>
              </w:rPr>
            </w:pPr>
            <w:r w:rsidRPr="003802DC">
              <w:rPr>
                <w:b/>
                <w:bCs/>
                <w:sz w:val="20"/>
                <w:szCs w:val="20"/>
              </w:rPr>
              <w:t>1.49</w:t>
            </w:r>
          </w:p>
        </w:tc>
        <w:tc>
          <w:tcPr>
            <w:tcW w:w="459" w:type="pct"/>
            <w:tcBorders>
              <w:top w:val="nil"/>
              <w:left w:val="nil"/>
              <w:bottom w:val="single" w:sz="4" w:space="0" w:color="auto"/>
              <w:right w:val="single" w:sz="4" w:space="0" w:color="auto"/>
            </w:tcBorders>
            <w:shd w:val="clear" w:color="auto" w:fill="auto"/>
            <w:noWrap/>
            <w:vAlign w:val="bottom"/>
            <w:hideMark/>
          </w:tcPr>
          <w:p w14:paraId="2CB21167" w14:textId="77777777" w:rsidR="003802DC" w:rsidRPr="003802DC" w:rsidRDefault="003802DC" w:rsidP="003802DC">
            <w:pPr>
              <w:rPr>
                <w:b/>
                <w:bCs/>
                <w:sz w:val="20"/>
                <w:szCs w:val="20"/>
              </w:rPr>
            </w:pPr>
            <w:r w:rsidRPr="003802DC">
              <w:rPr>
                <w:b/>
                <w:bCs/>
                <w:sz w:val="20"/>
                <w:szCs w:val="20"/>
              </w:rPr>
              <w:t>10.25</w:t>
            </w:r>
          </w:p>
        </w:tc>
        <w:tc>
          <w:tcPr>
            <w:tcW w:w="452" w:type="pct"/>
            <w:tcBorders>
              <w:top w:val="nil"/>
              <w:left w:val="nil"/>
              <w:bottom w:val="single" w:sz="4" w:space="0" w:color="auto"/>
              <w:right w:val="single" w:sz="4" w:space="0" w:color="auto"/>
            </w:tcBorders>
            <w:shd w:val="clear" w:color="auto" w:fill="auto"/>
            <w:noWrap/>
            <w:vAlign w:val="bottom"/>
            <w:hideMark/>
          </w:tcPr>
          <w:p w14:paraId="465268FF" w14:textId="77777777" w:rsidR="003802DC" w:rsidRPr="003802DC" w:rsidRDefault="003802DC" w:rsidP="003802DC">
            <w:pPr>
              <w:rPr>
                <w:b/>
                <w:bCs/>
                <w:sz w:val="20"/>
                <w:szCs w:val="20"/>
              </w:rPr>
            </w:pPr>
            <w:r w:rsidRPr="003802DC">
              <w:rPr>
                <w:b/>
                <w:bCs/>
                <w:sz w:val="20"/>
                <w:szCs w:val="20"/>
              </w:rPr>
              <w:t>2.5</w:t>
            </w:r>
          </w:p>
        </w:tc>
      </w:tr>
      <w:tr w:rsidR="00A72777" w:rsidRPr="00157C6D" w14:paraId="6AF1083E" w14:textId="77777777" w:rsidTr="00157C6D">
        <w:trPr>
          <w:trHeight w:val="285"/>
        </w:trPr>
        <w:tc>
          <w:tcPr>
            <w:tcW w:w="243" w:type="pct"/>
            <w:tcBorders>
              <w:top w:val="nil"/>
              <w:left w:val="nil"/>
              <w:bottom w:val="nil"/>
              <w:right w:val="nil"/>
            </w:tcBorders>
            <w:shd w:val="clear" w:color="auto" w:fill="auto"/>
            <w:noWrap/>
            <w:vAlign w:val="center"/>
            <w:hideMark/>
          </w:tcPr>
          <w:p w14:paraId="3470EA0C" w14:textId="77777777" w:rsidR="003802DC" w:rsidRPr="003802DC" w:rsidRDefault="003802DC" w:rsidP="003802DC">
            <w:pPr>
              <w:rPr>
                <w:b/>
                <w:bCs/>
                <w:sz w:val="20"/>
                <w:szCs w:val="20"/>
              </w:rPr>
            </w:pPr>
            <w:r w:rsidRPr="003802DC">
              <w:rPr>
                <w:b/>
                <w:bCs/>
                <w:sz w:val="20"/>
                <w:szCs w:val="20"/>
              </w:rPr>
              <w:t>3</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6ACFA6FF" w14:textId="77777777" w:rsidR="003802DC" w:rsidRPr="003802DC" w:rsidRDefault="003802DC" w:rsidP="003802DC">
            <w:pPr>
              <w:rPr>
                <w:b/>
                <w:bCs/>
                <w:sz w:val="20"/>
                <w:szCs w:val="20"/>
              </w:rPr>
            </w:pPr>
            <w:r w:rsidRPr="003802DC">
              <w:rPr>
                <w:b/>
                <w:bCs/>
                <w:sz w:val="20"/>
                <w:szCs w:val="20"/>
              </w:rPr>
              <w:t>Saturday, August 10, 2024</w:t>
            </w:r>
          </w:p>
        </w:tc>
        <w:tc>
          <w:tcPr>
            <w:tcW w:w="455" w:type="pct"/>
            <w:tcBorders>
              <w:top w:val="nil"/>
              <w:left w:val="nil"/>
              <w:bottom w:val="single" w:sz="4" w:space="0" w:color="auto"/>
              <w:right w:val="single" w:sz="4" w:space="0" w:color="auto"/>
            </w:tcBorders>
            <w:shd w:val="clear" w:color="auto" w:fill="auto"/>
            <w:noWrap/>
            <w:vAlign w:val="bottom"/>
            <w:hideMark/>
          </w:tcPr>
          <w:p w14:paraId="3B468045" w14:textId="77777777" w:rsidR="003802DC" w:rsidRPr="003802DC" w:rsidRDefault="003802DC" w:rsidP="003802DC">
            <w:pPr>
              <w:rPr>
                <w:b/>
                <w:bCs/>
                <w:sz w:val="20"/>
                <w:szCs w:val="20"/>
              </w:rPr>
            </w:pPr>
            <w:r w:rsidRPr="003802DC">
              <w:rPr>
                <w:b/>
                <w:bCs/>
                <w:sz w:val="20"/>
                <w:szCs w:val="20"/>
              </w:rPr>
              <w:t>8,979</w:t>
            </w:r>
          </w:p>
        </w:tc>
        <w:tc>
          <w:tcPr>
            <w:tcW w:w="503" w:type="pct"/>
            <w:tcBorders>
              <w:top w:val="nil"/>
              <w:left w:val="nil"/>
              <w:bottom w:val="single" w:sz="4" w:space="0" w:color="auto"/>
              <w:right w:val="single" w:sz="4" w:space="0" w:color="auto"/>
            </w:tcBorders>
            <w:shd w:val="clear" w:color="auto" w:fill="auto"/>
            <w:noWrap/>
            <w:vAlign w:val="bottom"/>
            <w:hideMark/>
          </w:tcPr>
          <w:p w14:paraId="1AB3A5D2" w14:textId="77777777" w:rsidR="003802DC" w:rsidRPr="003802DC" w:rsidRDefault="003802DC" w:rsidP="003802DC">
            <w:pPr>
              <w:rPr>
                <w:b/>
                <w:bCs/>
                <w:sz w:val="20"/>
                <w:szCs w:val="20"/>
              </w:rPr>
            </w:pPr>
            <w:r w:rsidRPr="003802DC">
              <w:rPr>
                <w:b/>
                <w:bCs/>
                <w:sz w:val="20"/>
                <w:szCs w:val="20"/>
              </w:rPr>
              <w:t>2.82</w:t>
            </w:r>
          </w:p>
        </w:tc>
        <w:tc>
          <w:tcPr>
            <w:tcW w:w="459" w:type="pct"/>
            <w:tcBorders>
              <w:top w:val="nil"/>
              <w:left w:val="nil"/>
              <w:bottom w:val="single" w:sz="4" w:space="0" w:color="auto"/>
              <w:right w:val="single" w:sz="4" w:space="0" w:color="auto"/>
            </w:tcBorders>
            <w:shd w:val="clear" w:color="auto" w:fill="auto"/>
            <w:noWrap/>
            <w:vAlign w:val="bottom"/>
            <w:hideMark/>
          </w:tcPr>
          <w:p w14:paraId="78ED1917" w14:textId="77777777" w:rsidR="003802DC" w:rsidRPr="003802DC" w:rsidRDefault="003802DC" w:rsidP="003802DC">
            <w:pPr>
              <w:rPr>
                <w:b/>
                <w:bCs/>
                <w:sz w:val="20"/>
                <w:szCs w:val="20"/>
              </w:rPr>
            </w:pPr>
            <w:r w:rsidRPr="003802DC">
              <w:rPr>
                <w:b/>
                <w:bCs/>
                <w:sz w:val="20"/>
                <w:szCs w:val="20"/>
              </w:rPr>
              <w:t>19.40</w:t>
            </w:r>
          </w:p>
        </w:tc>
        <w:tc>
          <w:tcPr>
            <w:tcW w:w="452" w:type="pct"/>
            <w:tcBorders>
              <w:top w:val="nil"/>
              <w:left w:val="nil"/>
              <w:bottom w:val="single" w:sz="4" w:space="0" w:color="auto"/>
              <w:right w:val="single" w:sz="4" w:space="0" w:color="auto"/>
            </w:tcBorders>
            <w:shd w:val="clear" w:color="auto" w:fill="auto"/>
            <w:noWrap/>
            <w:vAlign w:val="bottom"/>
            <w:hideMark/>
          </w:tcPr>
          <w:p w14:paraId="3AE88336" w14:textId="77777777" w:rsidR="003802DC" w:rsidRPr="003802DC" w:rsidRDefault="003802DC" w:rsidP="003802DC">
            <w:pPr>
              <w:rPr>
                <w:b/>
                <w:bCs/>
                <w:sz w:val="20"/>
                <w:szCs w:val="20"/>
              </w:rPr>
            </w:pPr>
            <w:r w:rsidRPr="003802DC">
              <w:rPr>
                <w:b/>
                <w:bCs/>
                <w:sz w:val="20"/>
                <w:szCs w:val="20"/>
              </w:rPr>
              <w:t>13,722</w:t>
            </w:r>
          </w:p>
        </w:tc>
        <w:tc>
          <w:tcPr>
            <w:tcW w:w="503" w:type="pct"/>
            <w:tcBorders>
              <w:top w:val="nil"/>
              <w:left w:val="nil"/>
              <w:bottom w:val="single" w:sz="4" w:space="0" w:color="auto"/>
              <w:right w:val="single" w:sz="4" w:space="0" w:color="auto"/>
            </w:tcBorders>
            <w:shd w:val="clear" w:color="auto" w:fill="auto"/>
            <w:noWrap/>
            <w:vAlign w:val="bottom"/>
            <w:hideMark/>
          </w:tcPr>
          <w:p w14:paraId="04FE9233" w14:textId="77777777" w:rsidR="003802DC" w:rsidRPr="003802DC" w:rsidRDefault="003802DC" w:rsidP="003802DC">
            <w:pPr>
              <w:rPr>
                <w:b/>
                <w:bCs/>
                <w:sz w:val="20"/>
                <w:szCs w:val="20"/>
              </w:rPr>
            </w:pPr>
            <w:r w:rsidRPr="003802DC">
              <w:rPr>
                <w:b/>
                <w:bCs/>
                <w:sz w:val="20"/>
                <w:szCs w:val="20"/>
              </w:rPr>
              <w:t>4.30</w:t>
            </w:r>
          </w:p>
        </w:tc>
        <w:tc>
          <w:tcPr>
            <w:tcW w:w="459" w:type="pct"/>
            <w:tcBorders>
              <w:top w:val="nil"/>
              <w:left w:val="nil"/>
              <w:bottom w:val="single" w:sz="4" w:space="0" w:color="auto"/>
              <w:right w:val="single" w:sz="4" w:space="0" w:color="auto"/>
            </w:tcBorders>
            <w:shd w:val="clear" w:color="auto" w:fill="auto"/>
            <w:noWrap/>
            <w:vAlign w:val="bottom"/>
            <w:hideMark/>
          </w:tcPr>
          <w:p w14:paraId="353B715D" w14:textId="77777777" w:rsidR="003802DC" w:rsidRPr="003802DC" w:rsidRDefault="003802DC" w:rsidP="003802DC">
            <w:pPr>
              <w:rPr>
                <w:b/>
                <w:bCs/>
                <w:sz w:val="20"/>
                <w:szCs w:val="20"/>
              </w:rPr>
            </w:pPr>
            <w:r w:rsidRPr="003802DC">
              <w:rPr>
                <w:b/>
                <w:bCs/>
                <w:sz w:val="20"/>
                <w:szCs w:val="20"/>
              </w:rPr>
              <w:t>29.65</w:t>
            </w:r>
          </w:p>
        </w:tc>
        <w:tc>
          <w:tcPr>
            <w:tcW w:w="452" w:type="pct"/>
            <w:tcBorders>
              <w:top w:val="nil"/>
              <w:left w:val="nil"/>
              <w:bottom w:val="single" w:sz="4" w:space="0" w:color="auto"/>
              <w:right w:val="single" w:sz="4" w:space="0" w:color="auto"/>
            </w:tcBorders>
            <w:shd w:val="clear" w:color="auto" w:fill="auto"/>
            <w:noWrap/>
            <w:vAlign w:val="bottom"/>
            <w:hideMark/>
          </w:tcPr>
          <w:p w14:paraId="4478D786" w14:textId="77777777" w:rsidR="003802DC" w:rsidRPr="003802DC" w:rsidRDefault="003802DC" w:rsidP="003802DC">
            <w:pPr>
              <w:rPr>
                <w:b/>
                <w:bCs/>
                <w:sz w:val="20"/>
                <w:szCs w:val="20"/>
              </w:rPr>
            </w:pPr>
            <w:r w:rsidRPr="003802DC">
              <w:rPr>
                <w:b/>
                <w:bCs/>
                <w:sz w:val="20"/>
                <w:szCs w:val="20"/>
              </w:rPr>
              <w:t>6.25</w:t>
            </w:r>
          </w:p>
        </w:tc>
      </w:tr>
      <w:tr w:rsidR="00A72777" w:rsidRPr="00157C6D" w14:paraId="3D756E15" w14:textId="77777777" w:rsidTr="00157C6D">
        <w:trPr>
          <w:trHeight w:val="285"/>
        </w:trPr>
        <w:tc>
          <w:tcPr>
            <w:tcW w:w="243" w:type="pct"/>
            <w:tcBorders>
              <w:top w:val="nil"/>
              <w:left w:val="nil"/>
              <w:bottom w:val="nil"/>
              <w:right w:val="nil"/>
            </w:tcBorders>
            <w:shd w:val="clear" w:color="auto" w:fill="auto"/>
            <w:noWrap/>
            <w:vAlign w:val="center"/>
            <w:hideMark/>
          </w:tcPr>
          <w:p w14:paraId="3BD62730" w14:textId="77777777" w:rsidR="003802DC" w:rsidRPr="003802DC" w:rsidRDefault="003802DC" w:rsidP="003802DC">
            <w:pPr>
              <w:rPr>
                <w:b/>
                <w:bCs/>
                <w:sz w:val="20"/>
                <w:szCs w:val="20"/>
              </w:rPr>
            </w:pPr>
            <w:r w:rsidRPr="003802DC">
              <w:rPr>
                <w:b/>
                <w:bCs/>
                <w:sz w:val="20"/>
                <w:szCs w:val="20"/>
              </w:rPr>
              <w:t>4</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21AA2F3C" w14:textId="77777777" w:rsidR="003802DC" w:rsidRPr="003802DC" w:rsidRDefault="003802DC" w:rsidP="003802DC">
            <w:pPr>
              <w:rPr>
                <w:b/>
                <w:bCs/>
                <w:sz w:val="20"/>
                <w:szCs w:val="20"/>
              </w:rPr>
            </w:pPr>
            <w:r w:rsidRPr="003802DC">
              <w:rPr>
                <w:b/>
                <w:bCs/>
                <w:sz w:val="20"/>
                <w:szCs w:val="20"/>
              </w:rPr>
              <w:t>Sunday, August 11, 2024</w:t>
            </w:r>
          </w:p>
        </w:tc>
        <w:tc>
          <w:tcPr>
            <w:tcW w:w="455" w:type="pct"/>
            <w:tcBorders>
              <w:top w:val="nil"/>
              <w:left w:val="nil"/>
              <w:bottom w:val="single" w:sz="4" w:space="0" w:color="auto"/>
              <w:right w:val="single" w:sz="4" w:space="0" w:color="auto"/>
            </w:tcBorders>
            <w:shd w:val="clear" w:color="auto" w:fill="auto"/>
            <w:noWrap/>
            <w:vAlign w:val="bottom"/>
            <w:hideMark/>
          </w:tcPr>
          <w:p w14:paraId="18E2DFA0" w14:textId="77777777" w:rsidR="003802DC" w:rsidRPr="003802DC" w:rsidRDefault="003802DC" w:rsidP="003802DC">
            <w:pPr>
              <w:rPr>
                <w:b/>
                <w:bCs/>
                <w:sz w:val="20"/>
                <w:szCs w:val="20"/>
              </w:rPr>
            </w:pPr>
            <w:r w:rsidRPr="003802DC">
              <w:rPr>
                <w:b/>
                <w:bCs/>
                <w:sz w:val="20"/>
                <w:szCs w:val="20"/>
              </w:rPr>
              <w:t>13,633</w:t>
            </w:r>
          </w:p>
        </w:tc>
        <w:tc>
          <w:tcPr>
            <w:tcW w:w="503" w:type="pct"/>
            <w:tcBorders>
              <w:top w:val="nil"/>
              <w:left w:val="nil"/>
              <w:bottom w:val="single" w:sz="4" w:space="0" w:color="auto"/>
              <w:right w:val="single" w:sz="4" w:space="0" w:color="auto"/>
            </w:tcBorders>
            <w:shd w:val="clear" w:color="auto" w:fill="auto"/>
            <w:noWrap/>
            <w:vAlign w:val="bottom"/>
            <w:hideMark/>
          </w:tcPr>
          <w:p w14:paraId="52A9B3E6" w14:textId="77777777" w:rsidR="003802DC" w:rsidRPr="003802DC" w:rsidRDefault="003802DC" w:rsidP="003802DC">
            <w:pPr>
              <w:rPr>
                <w:b/>
                <w:bCs/>
                <w:sz w:val="20"/>
                <w:szCs w:val="20"/>
              </w:rPr>
            </w:pPr>
            <w:r w:rsidRPr="003802DC">
              <w:rPr>
                <w:b/>
                <w:bCs/>
                <w:sz w:val="20"/>
                <w:szCs w:val="20"/>
              </w:rPr>
              <w:t>4.27</w:t>
            </w:r>
          </w:p>
        </w:tc>
        <w:tc>
          <w:tcPr>
            <w:tcW w:w="459" w:type="pct"/>
            <w:tcBorders>
              <w:top w:val="nil"/>
              <w:left w:val="nil"/>
              <w:bottom w:val="single" w:sz="4" w:space="0" w:color="auto"/>
              <w:right w:val="single" w:sz="4" w:space="0" w:color="auto"/>
            </w:tcBorders>
            <w:shd w:val="clear" w:color="auto" w:fill="auto"/>
            <w:noWrap/>
            <w:vAlign w:val="bottom"/>
            <w:hideMark/>
          </w:tcPr>
          <w:p w14:paraId="53674FED" w14:textId="77777777" w:rsidR="003802DC" w:rsidRPr="003802DC" w:rsidRDefault="003802DC" w:rsidP="003802DC">
            <w:pPr>
              <w:rPr>
                <w:b/>
                <w:bCs/>
                <w:sz w:val="20"/>
                <w:szCs w:val="20"/>
              </w:rPr>
            </w:pPr>
            <w:r w:rsidRPr="003802DC">
              <w:rPr>
                <w:b/>
                <w:bCs/>
                <w:sz w:val="20"/>
                <w:szCs w:val="20"/>
              </w:rPr>
              <w:t>29.46</w:t>
            </w:r>
          </w:p>
        </w:tc>
        <w:tc>
          <w:tcPr>
            <w:tcW w:w="452" w:type="pct"/>
            <w:tcBorders>
              <w:top w:val="nil"/>
              <w:left w:val="nil"/>
              <w:bottom w:val="single" w:sz="4" w:space="0" w:color="auto"/>
              <w:right w:val="single" w:sz="4" w:space="0" w:color="auto"/>
            </w:tcBorders>
            <w:shd w:val="clear" w:color="auto" w:fill="auto"/>
            <w:noWrap/>
            <w:vAlign w:val="bottom"/>
            <w:hideMark/>
          </w:tcPr>
          <w:p w14:paraId="3D721AFA" w14:textId="77777777" w:rsidR="003802DC" w:rsidRPr="003802DC" w:rsidRDefault="003802DC" w:rsidP="003802DC">
            <w:pPr>
              <w:rPr>
                <w:b/>
                <w:bCs/>
                <w:sz w:val="20"/>
                <w:szCs w:val="20"/>
              </w:rPr>
            </w:pPr>
            <w:r w:rsidRPr="003802DC">
              <w:rPr>
                <w:b/>
                <w:bCs/>
                <w:sz w:val="20"/>
                <w:szCs w:val="20"/>
              </w:rPr>
              <w:t>27,355</w:t>
            </w:r>
          </w:p>
        </w:tc>
        <w:tc>
          <w:tcPr>
            <w:tcW w:w="503" w:type="pct"/>
            <w:tcBorders>
              <w:top w:val="nil"/>
              <w:left w:val="nil"/>
              <w:bottom w:val="single" w:sz="4" w:space="0" w:color="auto"/>
              <w:right w:val="single" w:sz="4" w:space="0" w:color="auto"/>
            </w:tcBorders>
            <w:shd w:val="clear" w:color="auto" w:fill="auto"/>
            <w:noWrap/>
            <w:vAlign w:val="bottom"/>
            <w:hideMark/>
          </w:tcPr>
          <w:p w14:paraId="5D81C787" w14:textId="77777777" w:rsidR="003802DC" w:rsidRPr="003802DC" w:rsidRDefault="003802DC" w:rsidP="003802DC">
            <w:pPr>
              <w:rPr>
                <w:b/>
                <w:bCs/>
                <w:sz w:val="20"/>
                <w:szCs w:val="20"/>
              </w:rPr>
            </w:pPr>
            <w:r w:rsidRPr="003802DC">
              <w:rPr>
                <w:b/>
                <w:bCs/>
                <w:sz w:val="20"/>
                <w:szCs w:val="20"/>
              </w:rPr>
              <w:t>8.58</w:t>
            </w:r>
          </w:p>
        </w:tc>
        <w:tc>
          <w:tcPr>
            <w:tcW w:w="459" w:type="pct"/>
            <w:tcBorders>
              <w:top w:val="nil"/>
              <w:left w:val="nil"/>
              <w:bottom w:val="single" w:sz="4" w:space="0" w:color="auto"/>
              <w:right w:val="single" w:sz="4" w:space="0" w:color="auto"/>
            </w:tcBorders>
            <w:shd w:val="clear" w:color="auto" w:fill="auto"/>
            <w:noWrap/>
            <w:vAlign w:val="bottom"/>
            <w:hideMark/>
          </w:tcPr>
          <w:p w14:paraId="56D076A9" w14:textId="77777777" w:rsidR="003802DC" w:rsidRPr="003802DC" w:rsidRDefault="003802DC" w:rsidP="003802DC">
            <w:pPr>
              <w:rPr>
                <w:b/>
                <w:bCs/>
                <w:sz w:val="20"/>
                <w:szCs w:val="20"/>
              </w:rPr>
            </w:pPr>
            <w:r w:rsidRPr="003802DC">
              <w:rPr>
                <w:b/>
                <w:bCs/>
                <w:sz w:val="20"/>
                <w:szCs w:val="20"/>
              </w:rPr>
              <w:t>59.11</w:t>
            </w:r>
          </w:p>
        </w:tc>
        <w:tc>
          <w:tcPr>
            <w:tcW w:w="452" w:type="pct"/>
            <w:tcBorders>
              <w:top w:val="nil"/>
              <w:left w:val="nil"/>
              <w:bottom w:val="single" w:sz="4" w:space="0" w:color="auto"/>
              <w:right w:val="single" w:sz="4" w:space="0" w:color="auto"/>
            </w:tcBorders>
            <w:shd w:val="clear" w:color="auto" w:fill="auto"/>
            <w:noWrap/>
            <w:vAlign w:val="bottom"/>
            <w:hideMark/>
          </w:tcPr>
          <w:p w14:paraId="16650B76" w14:textId="77777777" w:rsidR="003802DC" w:rsidRPr="003802DC" w:rsidRDefault="003802DC" w:rsidP="003802DC">
            <w:pPr>
              <w:rPr>
                <w:b/>
                <w:bCs/>
                <w:sz w:val="20"/>
                <w:szCs w:val="20"/>
              </w:rPr>
            </w:pPr>
            <w:r w:rsidRPr="003802DC">
              <w:rPr>
                <w:b/>
                <w:bCs/>
                <w:sz w:val="20"/>
                <w:szCs w:val="20"/>
              </w:rPr>
              <w:t>9.5</w:t>
            </w:r>
          </w:p>
        </w:tc>
      </w:tr>
      <w:tr w:rsidR="00A72777" w:rsidRPr="00157C6D" w14:paraId="1614AEC2" w14:textId="77777777" w:rsidTr="00157C6D">
        <w:trPr>
          <w:trHeight w:val="285"/>
        </w:trPr>
        <w:tc>
          <w:tcPr>
            <w:tcW w:w="243" w:type="pct"/>
            <w:tcBorders>
              <w:top w:val="nil"/>
              <w:left w:val="nil"/>
              <w:bottom w:val="nil"/>
              <w:right w:val="nil"/>
            </w:tcBorders>
            <w:shd w:val="clear" w:color="auto" w:fill="auto"/>
            <w:noWrap/>
            <w:vAlign w:val="center"/>
            <w:hideMark/>
          </w:tcPr>
          <w:p w14:paraId="5D0CE8A7" w14:textId="77777777" w:rsidR="003802DC" w:rsidRPr="003802DC" w:rsidRDefault="003802DC" w:rsidP="003802DC">
            <w:pPr>
              <w:rPr>
                <w:b/>
                <w:bCs/>
                <w:sz w:val="20"/>
                <w:szCs w:val="20"/>
              </w:rPr>
            </w:pPr>
            <w:r w:rsidRPr="003802DC">
              <w:rPr>
                <w:b/>
                <w:bCs/>
                <w:sz w:val="20"/>
                <w:szCs w:val="20"/>
              </w:rPr>
              <w:t>5</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53464461" w14:textId="77777777" w:rsidR="003802DC" w:rsidRPr="003802DC" w:rsidRDefault="003802DC" w:rsidP="003802DC">
            <w:pPr>
              <w:rPr>
                <w:b/>
                <w:bCs/>
                <w:sz w:val="20"/>
                <w:szCs w:val="20"/>
              </w:rPr>
            </w:pPr>
            <w:r w:rsidRPr="003802DC">
              <w:rPr>
                <w:b/>
                <w:bCs/>
                <w:sz w:val="20"/>
                <w:szCs w:val="20"/>
              </w:rPr>
              <w:t>Monday, August 12, 2024</w:t>
            </w:r>
          </w:p>
        </w:tc>
        <w:tc>
          <w:tcPr>
            <w:tcW w:w="455" w:type="pct"/>
            <w:tcBorders>
              <w:top w:val="nil"/>
              <w:left w:val="nil"/>
              <w:bottom w:val="single" w:sz="4" w:space="0" w:color="auto"/>
              <w:right w:val="single" w:sz="4" w:space="0" w:color="auto"/>
            </w:tcBorders>
            <w:shd w:val="clear" w:color="auto" w:fill="auto"/>
            <w:noWrap/>
            <w:vAlign w:val="bottom"/>
            <w:hideMark/>
          </w:tcPr>
          <w:p w14:paraId="49BA24CA" w14:textId="77777777" w:rsidR="003802DC" w:rsidRPr="003802DC" w:rsidRDefault="003802DC" w:rsidP="003802DC">
            <w:pPr>
              <w:rPr>
                <w:b/>
                <w:bCs/>
                <w:sz w:val="20"/>
                <w:szCs w:val="20"/>
              </w:rPr>
            </w:pPr>
            <w:r w:rsidRPr="003802DC">
              <w:rPr>
                <w:b/>
                <w:bCs/>
                <w:sz w:val="20"/>
                <w:szCs w:val="20"/>
              </w:rPr>
              <w:t>14,414</w:t>
            </w:r>
          </w:p>
        </w:tc>
        <w:tc>
          <w:tcPr>
            <w:tcW w:w="503" w:type="pct"/>
            <w:tcBorders>
              <w:top w:val="nil"/>
              <w:left w:val="nil"/>
              <w:bottom w:val="single" w:sz="4" w:space="0" w:color="auto"/>
              <w:right w:val="single" w:sz="4" w:space="0" w:color="auto"/>
            </w:tcBorders>
            <w:shd w:val="clear" w:color="auto" w:fill="auto"/>
            <w:noWrap/>
            <w:vAlign w:val="bottom"/>
            <w:hideMark/>
          </w:tcPr>
          <w:p w14:paraId="05223446"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0C3C2192" w14:textId="77777777" w:rsidR="003802DC" w:rsidRPr="003802DC" w:rsidRDefault="003802DC" w:rsidP="003802DC">
            <w:pPr>
              <w:rPr>
                <w:b/>
                <w:bCs/>
                <w:sz w:val="20"/>
                <w:szCs w:val="20"/>
              </w:rPr>
            </w:pPr>
            <w:r w:rsidRPr="003802DC">
              <w:rPr>
                <w:b/>
                <w:bCs/>
                <w:sz w:val="20"/>
                <w:szCs w:val="20"/>
              </w:rPr>
              <w:t>31.14</w:t>
            </w:r>
          </w:p>
        </w:tc>
        <w:tc>
          <w:tcPr>
            <w:tcW w:w="452" w:type="pct"/>
            <w:tcBorders>
              <w:top w:val="nil"/>
              <w:left w:val="nil"/>
              <w:bottom w:val="single" w:sz="4" w:space="0" w:color="auto"/>
              <w:right w:val="single" w:sz="4" w:space="0" w:color="auto"/>
            </w:tcBorders>
            <w:shd w:val="clear" w:color="auto" w:fill="auto"/>
            <w:noWrap/>
            <w:vAlign w:val="bottom"/>
            <w:hideMark/>
          </w:tcPr>
          <w:p w14:paraId="79E0A418" w14:textId="77777777" w:rsidR="003802DC" w:rsidRPr="003802DC" w:rsidRDefault="003802DC" w:rsidP="003802DC">
            <w:pPr>
              <w:rPr>
                <w:b/>
                <w:bCs/>
                <w:sz w:val="20"/>
                <w:szCs w:val="20"/>
              </w:rPr>
            </w:pPr>
            <w:r w:rsidRPr="003802DC">
              <w:rPr>
                <w:b/>
                <w:bCs/>
                <w:sz w:val="20"/>
                <w:szCs w:val="20"/>
              </w:rPr>
              <w:t>41,769</w:t>
            </w:r>
          </w:p>
        </w:tc>
        <w:tc>
          <w:tcPr>
            <w:tcW w:w="503" w:type="pct"/>
            <w:tcBorders>
              <w:top w:val="nil"/>
              <w:left w:val="nil"/>
              <w:bottom w:val="single" w:sz="4" w:space="0" w:color="auto"/>
              <w:right w:val="single" w:sz="4" w:space="0" w:color="auto"/>
            </w:tcBorders>
            <w:shd w:val="clear" w:color="auto" w:fill="auto"/>
            <w:noWrap/>
            <w:vAlign w:val="bottom"/>
            <w:hideMark/>
          </w:tcPr>
          <w:p w14:paraId="3A04268E" w14:textId="77777777" w:rsidR="003802DC" w:rsidRPr="003802DC" w:rsidRDefault="003802DC" w:rsidP="003802DC">
            <w:pPr>
              <w:rPr>
                <w:b/>
                <w:bCs/>
                <w:sz w:val="20"/>
                <w:szCs w:val="20"/>
              </w:rPr>
            </w:pPr>
            <w:r w:rsidRPr="003802DC">
              <w:rPr>
                <w:b/>
                <w:bCs/>
                <w:sz w:val="20"/>
                <w:szCs w:val="20"/>
              </w:rPr>
              <w:t>13.10</w:t>
            </w:r>
          </w:p>
        </w:tc>
        <w:tc>
          <w:tcPr>
            <w:tcW w:w="459" w:type="pct"/>
            <w:tcBorders>
              <w:top w:val="nil"/>
              <w:left w:val="nil"/>
              <w:bottom w:val="single" w:sz="4" w:space="0" w:color="auto"/>
              <w:right w:val="single" w:sz="4" w:space="0" w:color="auto"/>
            </w:tcBorders>
            <w:shd w:val="clear" w:color="auto" w:fill="auto"/>
            <w:noWrap/>
            <w:vAlign w:val="bottom"/>
            <w:hideMark/>
          </w:tcPr>
          <w:p w14:paraId="4C47D68C" w14:textId="77777777" w:rsidR="003802DC" w:rsidRPr="003802DC" w:rsidRDefault="003802DC" w:rsidP="003802DC">
            <w:pPr>
              <w:rPr>
                <w:b/>
                <w:bCs/>
                <w:sz w:val="20"/>
                <w:szCs w:val="20"/>
              </w:rPr>
            </w:pPr>
            <w:r w:rsidRPr="003802DC">
              <w:rPr>
                <w:b/>
                <w:bCs/>
                <w:sz w:val="20"/>
                <w:szCs w:val="20"/>
              </w:rPr>
              <w:t>90.25</w:t>
            </w:r>
          </w:p>
        </w:tc>
        <w:tc>
          <w:tcPr>
            <w:tcW w:w="452" w:type="pct"/>
            <w:tcBorders>
              <w:top w:val="nil"/>
              <w:left w:val="nil"/>
              <w:bottom w:val="single" w:sz="4" w:space="0" w:color="auto"/>
              <w:right w:val="single" w:sz="4" w:space="0" w:color="auto"/>
            </w:tcBorders>
            <w:shd w:val="clear" w:color="auto" w:fill="auto"/>
            <w:noWrap/>
            <w:vAlign w:val="bottom"/>
            <w:hideMark/>
          </w:tcPr>
          <w:p w14:paraId="7AFEA534" w14:textId="77777777" w:rsidR="003802DC" w:rsidRPr="003802DC" w:rsidRDefault="003802DC" w:rsidP="003802DC">
            <w:pPr>
              <w:rPr>
                <w:b/>
                <w:bCs/>
                <w:sz w:val="20"/>
                <w:szCs w:val="20"/>
              </w:rPr>
            </w:pPr>
            <w:r w:rsidRPr="003802DC">
              <w:rPr>
                <w:b/>
                <w:bCs/>
                <w:sz w:val="20"/>
                <w:szCs w:val="20"/>
              </w:rPr>
              <w:t>10</w:t>
            </w:r>
          </w:p>
        </w:tc>
      </w:tr>
      <w:tr w:rsidR="00A72777" w:rsidRPr="00157C6D" w14:paraId="52172223" w14:textId="77777777" w:rsidTr="00157C6D">
        <w:trPr>
          <w:trHeight w:val="285"/>
        </w:trPr>
        <w:tc>
          <w:tcPr>
            <w:tcW w:w="243" w:type="pct"/>
            <w:tcBorders>
              <w:top w:val="nil"/>
              <w:left w:val="nil"/>
              <w:bottom w:val="nil"/>
              <w:right w:val="nil"/>
            </w:tcBorders>
            <w:shd w:val="clear" w:color="auto" w:fill="auto"/>
            <w:noWrap/>
            <w:vAlign w:val="center"/>
            <w:hideMark/>
          </w:tcPr>
          <w:p w14:paraId="32810D7D" w14:textId="77777777" w:rsidR="003802DC" w:rsidRPr="003802DC" w:rsidRDefault="003802DC" w:rsidP="003802DC">
            <w:pPr>
              <w:rPr>
                <w:b/>
                <w:bCs/>
                <w:sz w:val="20"/>
                <w:szCs w:val="20"/>
              </w:rPr>
            </w:pPr>
            <w:r w:rsidRPr="003802DC">
              <w:rPr>
                <w:b/>
                <w:bCs/>
                <w:sz w:val="20"/>
                <w:szCs w:val="20"/>
              </w:rPr>
              <w:t>6</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1BEF330E" w14:textId="77777777" w:rsidR="003802DC" w:rsidRPr="003802DC" w:rsidRDefault="003802DC" w:rsidP="003802DC">
            <w:pPr>
              <w:rPr>
                <w:b/>
                <w:bCs/>
                <w:sz w:val="20"/>
                <w:szCs w:val="20"/>
              </w:rPr>
            </w:pPr>
            <w:r w:rsidRPr="003802DC">
              <w:rPr>
                <w:b/>
                <w:bCs/>
                <w:sz w:val="20"/>
                <w:szCs w:val="20"/>
              </w:rPr>
              <w:t>Tuesday, August 13, 2024</w:t>
            </w:r>
          </w:p>
        </w:tc>
        <w:tc>
          <w:tcPr>
            <w:tcW w:w="455" w:type="pct"/>
            <w:tcBorders>
              <w:top w:val="nil"/>
              <w:left w:val="nil"/>
              <w:bottom w:val="single" w:sz="4" w:space="0" w:color="auto"/>
              <w:right w:val="single" w:sz="4" w:space="0" w:color="auto"/>
            </w:tcBorders>
            <w:shd w:val="clear" w:color="auto" w:fill="auto"/>
            <w:noWrap/>
            <w:vAlign w:val="bottom"/>
            <w:hideMark/>
          </w:tcPr>
          <w:p w14:paraId="42864DDE" w14:textId="77777777" w:rsidR="003802DC" w:rsidRPr="003802DC" w:rsidRDefault="003802DC" w:rsidP="003802DC">
            <w:pPr>
              <w:rPr>
                <w:b/>
                <w:bCs/>
                <w:sz w:val="20"/>
                <w:szCs w:val="20"/>
              </w:rPr>
            </w:pPr>
            <w:r w:rsidRPr="003802DC">
              <w:rPr>
                <w:b/>
                <w:bCs/>
                <w:sz w:val="20"/>
                <w:szCs w:val="20"/>
              </w:rPr>
              <w:t>14,481</w:t>
            </w:r>
          </w:p>
        </w:tc>
        <w:tc>
          <w:tcPr>
            <w:tcW w:w="503" w:type="pct"/>
            <w:tcBorders>
              <w:top w:val="nil"/>
              <w:left w:val="nil"/>
              <w:bottom w:val="single" w:sz="4" w:space="0" w:color="auto"/>
              <w:right w:val="single" w:sz="4" w:space="0" w:color="auto"/>
            </w:tcBorders>
            <w:shd w:val="clear" w:color="auto" w:fill="auto"/>
            <w:noWrap/>
            <w:vAlign w:val="bottom"/>
            <w:hideMark/>
          </w:tcPr>
          <w:p w14:paraId="356616D0" w14:textId="77777777" w:rsidR="003802DC" w:rsidRPr="003802DC" w:rsidRDefault="003802DC" w:rsidP="003802DC">
            <w:pPr>
              <w:rPr>
                <w:b/>
                <w:bCs/>
                <w:sz w:val="20"/>
                <w:szCs w:val="20"/>
              </w:rPr>
            </w:pPr>
            <w:r w:rsidRPr="003802DC">
              <w:rPr>
                <w:b/>
                <w:bCs/>
                <w:sz w:val="20"/>
                <w:szCs w:val="20"/>
              </w:rPr>
              <w:t>4.54</w:t>
            </w:r>
          </w:p>
        </w:tc>
        <w:tc>
          <w:tcPr>
            <w:tcW w:w="459" w:type="pct"/>
            <w:tcBorders>
              <w:top w:val="nil"/>
              <w:left w:val="nil"/>
              <w:bottom w:val="single" w:sz="4" w:space="0" w:color="auto"/>
              <w:right w:val="single" w:sz="4" w:space="0" w:color="auto"/>
            </w:tcBorders>
            <w:shd w:val="clear" w:color="auto" w:fill="auto"/>
            <w:noWrap/>
            <w:vAlign w:val="bottom"/>
            <w:hideMark/>
          </w:tcPr>
          <w:p w14:paraId="2886093F" w14:textId="77777777" w:rsidR="003802DC" w:rsidRPr="003802DC" w:rsidRDefault="003802DC" w:rsidP="003802DC">
            <w:pPr>
              <w:rPr>
                <w:b/>
                <w:bCs/>
                <w:sz w:val="20"/>
                <w:szCs w:val="20"/>
              </w:rPr>
            </w:pPr>
            <w:r w:rsidRPr="003802DC">
              <w:rPr>
                <w:b/>
                <w:bCs/>
                <w:sz w:val="20"/>
                <w:szCs w:val="20"/>
              </w:rPr>
              <w:t>31.29</w:t>
            </w:r>
          </w:p>
        </w:tc>
        <w:tc>
          <w:tcPr>
            <w:tcW w:w="452" w:type="pct"/>
            <w:tcBorders>
              <w:top w:val="nil"/>
              <w:left w:val="nil"/>
              <w:bottom w:val="single" w:sz="4" w:space="0" w:color="auto"/>
              <w:right w:val="single" w:sz="4" w:space="0" w:color="auto"/>
            </w:tcBorders>
            <w:shd w:val="clear" w:color="auto" w:fill="auto"/>
            <w:noWrap/>
            <w:vAlign w:val="bottom"/>
            <w:hideMark/>
          </w:tcPr>
          <w:p w14:paraId="391D8E01" w14:textId="77777777" w:rsidR="003802DC" w:rsidRPr="003802DC" w:rsidRDefault="003802DC" w:rsidP="003802DC">
            <w:pPr>
              <w:rPr>
                <w:b/>
                <w:bCs/>
                <w:sz w:val="20"/>
                <w:szCs w:val="20"/>
              </w:rPr>
            </w:pPr>
            <w:r w:rsidRPr="003802DC">
              <w:rPr>
                <w:b/>
                <w:bCs/>
                <w:sz w:val="20"/>
                <w:szCs w:val="20"/>
              </w:rPr>
              <w:t>56,250</w:t>
            </w:r>
          </w:p>
        </w:tc>
        <w:tc>
          <w:tcPr>
            <w:tcW w:w="503" w:type="pct"/>
            <w:tcBorders>
              <w:top w:val="nil"/>
              <w:left w:val="nil"/>
              <w:bottom w:val="single" w:sz="4" w:space="0" w:color="auto"/>
              <w:right w:val="single" w:sz="4" w:space="0" w:color="auto"/>
            </w:tcBorders>
            <w:shd w:val="clear" w:color="auto" w:fill="auto"/>
            <w:noWrap/>
            <w:vAlign w:val="bottom"/>
            <w:hideMark/>
          </w:tcPr>
          <w:p w14:paraId="3DDD8738" w14:textId="77777777" w:rsidR="003802DC" w:rsidRPr="003802DC" w:rsidRDefault="003802DC" w:rsidP="003802DC">
            <w:pPr>
              <w:rPr>
                <w:b/>
                <w:bCs/>
                <w:sz w:val="20"/>
                <w:szCs w:val="20"/>
              </w:rPr>
            </w:pPr>
            <w:r w:rsidRPr="003802DC">
              <w:rPr>
                <w:b/>
                <w:bCs/>
                <w:sz w:val="20"/>
                <w:szCs w:val="20"/>
              </w:rPr>
              <w:t>17.64</w:t>
            </w:r>
          </w:p>
        </w:tc>
        <w:tc>
          <w:tcPr>
            <w:tcW w:w="459" w:type="pct"/>
            <w:tcBorders>
              <w:top w:val="nil"/>
              <w:left w:val="nil"/>
              <w:bottom w:val="single" w:sz="4" w:space="0" w:color="auto"/>
              <w:right w:val="single" w:sz="4" w:space="0" w:color="auto"/>
            </w:tcBorders>
            <w:shd w:val="clear" w:color="auto" w:fill="auto"/>
            <w:noWrap/>
            <w:vAlign w:val="bottom"/>
            <w:hideMark/>
          </w:tcPr>
          <w:p w14:paraId="7699346D" w14:textId="77777777" w:rsidR="003802DC" w:rsidRPr="003802DC" w:rsidRDefault="003802DC" w:rsidP="003802DC">
            <w:pPr>
              <w:rPr>
                <w:b/>
                <w:bCs/>
                <w:sz w:val="20"/>
                <w:szCs w:val="20"/>
              </w:rPr>
            </w:pPr>
            <w:r w:rsidRPr="003802DC">
              <w:rPr>
                <w:b/>
                <w:bCs/>
                <w:sz w:val="20"/>
                <w:szCs w:val="20"/>
              </w:rPr>
              <w:t>121.54</w:t>
            </w:r>
          </w:p>
        </w:tc>
        <w:tc>
          <w:tcPr>
            <w:tcW w:w="452" w:type="pct"/>
            <w:tcBorders>
              <w:top w:val="nil"/>
              <w:left w:val="nil"/>
              <w:bottom w:val="single" w:sz="4" w:space="0" w:color="auto"/>
              <w:right w:val="single" w:sz="4" w:space="0" w:color="auto"/>
            </w:tcBorders>
            <w:shd w:val="clear" w:color="auto" w:fill="auto"/>
            <w:noWrap/>
            <w:vAlign w:val="bottom"/>
            <w:hideMark/>
          </w:tcPr>
          <w:p w14:paraId="6E7D2591" w14:textId="77777777" w:rsidR="003802DC" w:rsidRPr="003802DC" w:rsidRDefault="003802DC" w:rsidP="003802DC">
            <w:pPr>
              <w:rPr>
                <w:b/>
                <w:bCs/>
                <w:sz w:val="20"/>
                <w:szCs w:val="20"/>
              </w:rPr>
            </w:pPr>
            <w:r w:rsidRPr="003802DC">
              <w:rPr>
                <w:b/>
                <w:bCs/>
                <w:sz w:val="20"/>
                <w:szCs w:val="20"/>
              </w:rPr>
              <w:t>10</w:t>
            </w:r>
          </w:p>
        </w:tc>
      </w:tr>
      <w:tr w:rsidR="00A72777" w:rsidRPr="00157C6D" w14:paraId="1A0DBD15" w14:textId="77777777" w:rsidTr="00157C6D">
        <w:trPr>
          <w:trHeight w:val="285"/>
        </w:trPr>
        <w:tc>
          <w:tcPr>
            <w:tcW w:w="243" w:type="pct"/>
            <w:tcBorders>
              <w:top w:val="nil"/>
              <w:left w:val="nil"/>
              <w:bottom w:val="nil"/>
              <w:right w:val="nil"/>
            </w:tcBorders>
            <w:shd w:val="clear" w:color="auto" w:fill="auto"/>
            <w:noWrap/>
            <w:vAlign w:val="center"/>
            <w:hideMark/>
          </w:tcPr>
          <w:p w14:paraId="5C85794C" w14:textId="77777777" w:rsidR="003802DC" w:rsidRPr="003802DC" w:rsidRDefault="003802DC" w:rsidP="003802DC">
            <w:pPr>
              <w:rPr>
                <w:b/>
                <w:bCs/>
                <w:sz w:val="20"/>
                <w:szCs w:val="20"/>
              </w:rPr>
            </w:pPr>
            <w:r w:rsidRPr="003802DC">
              <w:rPr>
                <w:b/>
                <w:bCs/>
                <w:sz w:val="20"/>
                <w:szCs w:val="20"/>
              </w:rPr>
              <w:t>7</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078B379F" w14:textId="77777777" w:rsidR="003802DC" w:rsidRPr="003802DC" w:rsidRDefault="003802DC" w:rsidP="003802DC">
            <w:pPr>
              <w:rPr>
                <w:b/>
                <w:bCs/>
                <w:sz w:val="20"/>
                <w:szCs w:val="20"/>
              </w:rPr>
            </w:pPr>
            <w:r w:rsidRPr="003802DC">
              <w:rPr>
                <w:b/>
                <w:bCs/>
                <w:sz w:val="20"/>
                <w:szCs w:val="20"/>
              </w:rPr>
              <w:t>Wednesday, August 14, 2024</w:t>
            </w:r>
          </w:p>
        </w:tc>
        <w:tc>
          <w:tcPr>
            <w:tcW w:w="455" w:type="pct"/>
            <w:tcBorders>
              <w:top w:val="nil"/>
              <w:left w:val="nil"/>
              <w:bottom w:val="single" w:sz="4" w:space="0" w:color="auto"/>
              <w:right w:val="single" w:sz="4" w:space="0" w:color="auto"/>
            </w:tcBorders>
            <w:shd w:val="clear" w:color="auto" w:fill="auto"/>
            <w:noWrap/>
            <w:vAlign w:val="bottom"/>
            <w:hideMark/>
          </w:tcPr>
          <w:p w14:paraId="02E18E88" w14:textId="77777777" w:rsidR="003802DC" w:rsidRPr="003802DC" w:rsidRDefault="003802DC" w:rsidP="003802DC">
            <w:pPr>
              <w:rPr>
                <w:b/>
                <w:bCs/>
                <w:sz w:val="20"/>
                <w:szCs w:val="20"/>
              </w:rPr>
            </w:pPr>
            <w:r w:rsidRPr="003802DC">
              <w:rPr>
                <w:b/>
                <w:bCs/>
                <w:sz w:val="20"/>
                <w:szCs w:val="20"/>
              </w:rPr>
              <w:t>14,373</w:t>
            </w:r>
          </w:p>
        </w:tc>
        <w:tc>
          <w:tcPr>
            <w:tcW w:w="503" w:type="pct"/>
            <w:tcBorders>
              <w:top w:val="nil"/>
              <w:left w:val="nil"/>
              <w:bottom w:val="single" w:sz="4" w:space="0" w:color="auto"/>
              <w:right w:val="single" w:sz="4" w:space="0" w:color="auto"/>
            </w:tcBorders>
            <w:shd w:val="clear" w:color="auto" w:fill="auto"/>
            <w:noWrap/>
            <w:vAlign w:val="bottom"/>
            <w:hideMark/>
          </w:tcPr>
          <w:p w14:paraId="22259AA0" w14:textId="77777777" w:rsidR="003802DC" w:rsidRPr="003802DC" w:rsidRDefault="003802DC" w:rsidP="003802DC">
            <w:pPr>
              <w:rPr>
                <w:b/>
                <w:bCs/>
                <w:sz w:val="20"/>
                <w:szCs w:val="20"/>
              </w:rPr>
            </w:pPr>
            <w:r w:rsidRPr="003802DC">
              <w:rPr>
                <w:b/>
                <w:bCs/>
                <w:sz w:val="20"/>
                <w:szCs w:val="20"/>
              </w:rPr>
              <w:t>4.51</w:t>
            </w:r>
          </w:p>
        </w:tc>
        <w:tc>
          <w:tcPr>
            <w:tcW w:w="459" w:type="pct"/>
            <w:tcBorders>
              <w:top w:val="nil"/>
              <w:left w:val="nil"/>
              <w:bottom w:val="single" w:sz="4" w:space="0" w:color="auto"/>
              <w:right w:val="single" w:sz="4" w:space="0" w:color="auto"/>
            </w:tcBorders>
            <w:shd w:val="clear" w:color="auto" w:fill="auto"/>
            <w:noWrap/>
            <w:vAlign w:val="bottom"/>
            <w:hideMark/>
          </w:tcPr>
          <w:p w14:paraId="17A9ADD8" w14:textId="77777777" w:rsidR="003802DC" w:rsidRPr="003802DC" w:rsidRDefault="003802DC" w:rsidP="003802DC">
            <w:pPr>
              <w:rPr>
                <w:b/>
                <w:bCs/>
                <w:sz w:val="20"/>
                <w:szCs w:val="20"/>
              </w:rPr>
            </w:pPr>
            <w:r w:rsidRPr="003802DC">
              <w:rPr>
                <w:b/>
                <w:bCs/>
                <w:sz w:val="20"/>
                <w:szCs w:val="20"/>
              </w:rPr>
              <w:t>31.06</w:t>
            </w:r>
          </w:p>
        </w:tc>
        <w:tc>
          <w:tcPr>
            <w:tcW w:w="452" w:type="pct"/>
            <w:tcBorders>
              <w:top w:val="nil"/>
              <w:left w:val="nil"/>
              <w:bottom w:val="single" w:sz="4" w:space="0" w:color="auto"/>
              <w:right w:val="single" w:sz="4" w:space="0" w:color="auto"/>
            </w:tcBorders>
            <w:shd w:val="clear" w:color="auto" w:fill="auto"/>
            <w:noWrap/>
            <w:vAlign w:val="bottom"/>
            <w:hideMark/>
          </w:tcPr>
          <w:p w14:paraId="637EE70C" w14:textId="77777777" w:rsidR="003802DC" w:rsidRPr="003802DC" w:rsidRDefault="003802DC" w:rsidP="003802DC">
            <w:pPr>
              <w:rPr>
                <w:b/>
                <w:bCs/>
                <w:sz w:val="20"/>
                <w:szCs w:val="20"/>
              </w:rPr>
            </w:pPr>
            <w:r w:rsidRPr="003802DC">
              <w:rPr>
                <w:b/>
                <w:bCs/>
                <w:sz w:val="20"/>
                <w:szCs w:val="20"/>
              </w:rPr>
              <w:t>70,623</w:t>
            </w:r>
          </w:p>
        </w:tc>
        <w:tc>
          <w:tcPr>
            <w:tcW w:w="503" w:type="pct"/>
            <w:tcBorders>
              <w:top w:val="nil"/>
              <w:left w:val="nil"/>
              <w:bottom w:val="single" w:sz="4" w:space="0" w:color="auto"/>
              <w:right w:val="single" w:sz="4" w:space="0" w:color="auto"/>
            </w:tcBorders>
            <w:shd w:val="clear" w:color="auto" w:fill="auto"/>
            <w:noWrap/>
            <w:vAlign w:val="bottom"/>
            <w:hideMark/>
          </w:tcPr>
          <w:p w14:paraId="16729E50" w14:textId="77777777" w:rsidR="003802DC" w:rsidRPr="003802DC" w:rsidRDefault="003802DC" w:rsidP="003802DC">
            <w:pPr>
              <w:rPr>
                <w:b/>
                <w:bCs/>
                <w:sz w:val="20"/>
                <w:szCs w:val="20"/>
              </w:rPr>
            </w:pPr>
            <w:r w:rsidRPr="003802DC">
              <w:rPr>
                <w:b/>
                <w:bCs/>
                <w:sz w:val="20"/>
                <w:szCs w:val="20"/>
              </w:rPr>
              <w:t>22.14</w:t>
            </w:r>
          </w:p>
        </w:tc>
        <w:tc>
          <w:tcPr>
            <w:tcW w:w="459" w:type="pct"/>
            <w:tcBorders>
              <w:top w:val="nil"/>
              <w:left w:val="nil"/>
              <w:bottom w:val="single" w:sz="4" w:space="0" w:color="auto"/>
              <w:right w:val="single" w:sz="4" w:space="0" w:color="auto"/>
            </w:tcBorders>
            <w:shd w:val="clear" w:color="auto" w:fill="auto"/>
            <w:noWrap/>
            <w:vAlign w:val="bottom"/>
            <w:hideMark/>
          </w:tcPr>
          <w:p w14:paraId="46302C91" w14:textId="77777777" w:rsidR="003802DC" w:rsidRPr="003802DC" w:rsidRDefault="003802DC" w:rsidP="003802DC">
            <w:pPr>
              <w:rPr>
                <w:b/>
                <w:bCs/>
                <w:sz w:val="20"/>
                <w:szCs w:val="20"/>
              </w:rPr>
            </w:pPr>
            <w:r w:rsidRPr="003802DC">
              <w:rPr>
                <w:b/>
                <w:bCs/>
                <w:sz w:val="20"/>
                <w:szCs w:val="20"/>
              </w:rPr>
              <w:t>152.59</w:t>
            </w:r>
          </w:p>
        </w:tc>
        <w:tc>
          <w:tcPr>
            <w:tcW w:w="452" w:type="pct"/>
            <w:tcBorders>
              <w:top w:val="nil"/>
              <w:left w:val="nil"/>
              <w:bottom w:val="single" w:sz="4" w:space="0" w:color="auto"/>
              <w:right w:val="single" w:sz="4" w:space="0" w:color="auto"/>
            </w:tcBorders>
            <w:shd w:val="clear" w:color="auto" w:fill="auto"/>
            <w:noWrap/>
            <w:vAlign w:val="bottom"/>
            <w:hideMark/>
          </w:tcPr>
          <w:p w14:paraId="412A97C8" w14:textId="77777777" w:rsidR="003802DC" w:rsidRPr="003802DC" w:rsidRDefault="003802DC" w:rsidP="003802DC">
            <w:pPr>
              <w:rPr>
                <w:b/>
                <w:bCs/>
                <w:sz w:val="20"/>
                <w:szCs w:val="20"/>
              </w:rPr>
            </w:pPr>
            <w:r w:rsidRPr="003802DC">
              <w:rPr>
                <w:b/>
                <w:bCs/>
                <w:sz w:val="20"/>
                <w:szCs w:val="20"/>
              </w:rPr>
              <w:t>10</w:t>
            </w:r>
          </w:p>
        </w:tc>
      </w:tr>
      <w:tr w:rsidR="00A72777" w:rsidRPr="00157C6D" w14:paraId="2E0F5235" w14:textId="77777777" w:rsidTr="00157C6D">
        <w:trPr>
          <w:trHeight w:val="285"/>
        </w:trPr>
        <w:tc>
          <w:tcPr>
            <w:tcW w:w="243" w:type="pct"/>
            <w:tcBorders>
              <w:top w:val="nil"/>
              <w:left w:val="nil"/>
              <w:bottom w:val="nil"/>
              <w:right w:val="nil"/>
            </w:tcBorders>
            <w:shd w:val="clear" w:color="auto" w:fill="auto"/>
            <w:noWrap/>
            <w:vAlign w:val="center"/>
            <w:hideMark/>
          </w:tcPr>
          <w:p w14:paraId="1C1B97E9" w14:textId="77777777" w:rsidR="003802DC" w:rsidRPr="003802DC" w:rsidRDefault="003802DC" w:rsidP="003802DC">
            <w:pPr>
              <w:rPr>
                <w:b/>
                <w:bCs/>
                <w:sz w:val="20"/>
                <w:szCs w:val="20"/>
              </w:rPr>
            </w:pPr>
            <w:r w:rsidRPr="003802DC">
              <w:rPr>
                <w:b/>
                <w:bCs/>
                <w:sz w:val="20"/>
                <w:szCs w:val="20"/>
              </w:rPr>
              <w:t>8</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699F91D8" w14:textId="77777777" w:rsidR="003802DC" w:rsidRPr="003802DC" w:rsidRDefault="003802DC" w:rsidP="003802DC">
            <w:pPr>
              <w:rPr>
                <w:b/>
                <w:bCs/>
                <w:sz w:val="20"/>
                <w:szCs w:val="20"/>
              </w:rPr>
            </w:pPr>
            <w:r w:rsidRPr="003802DC">
              <w:rPr>
                <w:b/>
                <w:bCs/>
                <w:sz w:val="20"/>
                <w:szCs w:val="20"/>
              </w:rPr>
              <w:t>Thursday, August 15, 2024</w:t>
            </w:r>
          </w:p>
        </w:tc>
        <w:tc>
          <w:tcPr>
            <w:tcW w:w="455" w:type="pct"/>
            <w:tcBorders>
              <w:top w:val="nil"/>
              <w:left w:val="nil"/>
              <w:bottom w:val="single" w:sz="4" w:space="0" w:color="auto"/>
              <w:right w:val="single" w:sz="4" w:space="0" w:color="auto"/>
            </w:tcBorders>
            <w:shd w:val="clear" w:color="auto" w:fill="auto"/>
            <w:noWrap/>
            <w:vAlign w:val="bottom"/>
            <w:hideMark/>
          </w:tcPr>
          <w:p w14:paraId="29AB0142" w14:textId="77777777" w:rsidR="003802DC" w:rsidRPr="003802DC" w:rsidRDefault="003802DC" w:rsidP="003802DC">
            <w:pPr>
              <w:rPr>
                <w:b/>
                <w:bCs/>
                <w:sz w:val="20"/>
                <w:szCs w:val="20"/>
              </w:rPr>
            </w:pPr>
            <w:r w:rsidRPr="003802DC">
              <w:rPr>
                <w:b/>
                <w:bCs/>
                <w:sz w:val="20"/>
                <w:szCs w:val="20"/>
              </w:rPr>
              <w:t>13,674</w:t>
            </w:r>
          </w:p>
        </w:tc>
        <w:tc>
          <w:tcPr>
            <w:tcW w:w="503" w:type="pct"/>
            <w:tcBorders>
              <w:top w:val="nil"/>
              <w:left w:val="nil"/>
              <w:bottom w:val="single" w:sz="4" w:space="0" w:color="auto"/>
              <w:right w:val="single" w:sz="4" w:space="0" w:color="auto"/>
            </w:tcBorders>
            <w:shd w:val="clear" w:color="auto" w:fill="auto"/>
            <w:noWrap/>
            <w:vAlign w:val="bottom"/>
            <w:hideMark/>
          </w:tcPr>
          <w:p w14:paraId="205C0923" w14:textId="77777777" w:rsidR="003802DC" w:rsidRPr="003802DC" w:rsidRDefault="003802DC" w:rsidP="003802DC">
            <w:pPr>
              <w:rPr>
                <w:b/>
                <w:bCs/>
                <w:sz w:val="20"/>
                <w:szCs w:val="20"/>
              </w:rPr>
            </w:pPr>
            <w:r w:rsidRPr="003802DC">
              <w:rPr>
                <w:b/>
                <w:bCs/>
                <w:sz w:val="20"/>
                <w:szCs w:val="20"/>
              </w:rPr>
              <w:t>4.29</w:t>
            </w:r>
          </w:p>
        </w:tc>
        <w:tc>
          <w:tcPr>
            <w:tcW w:w="459" w:type="pct"/>
            <w:tcBorders>
              <w:top w:val="nil"/>
              <w:left w:val="nil"/>
              <w:bottom w:val="single" w:sz="4" w:space="0" w:color="auto"/>
              <w:right w:val="single" w:sz="4" w:space="0" w:color="auto"/>
            </w:tcBorders>
            <w:shd w:val="clear" w:color="auto" w:fill="auto"/>
            <w:noWrap/>
            <w:vAlign w:val="bottom"/>
            <w:hideMark/>
          </w:tcPr>
          <w:p w14:paraId="05D7341F" w14:textId="77777777" w:rsidR="003802DC" w:rsidRPr="003802DC" w:rsidRDefault="003802DC" w:rsidP="003802DC">
            <w:pPr>
              <w:rPr>
                <w:b/>
                <w:bCs/>
                <w:sz w:val="20"/>
                <w:szCs w:val="20"/>
              </w:rPr>
            </w:pPr>
            <w:r w:rsidRPr="003802DC">
              <w:rPr>
                <w:b/>
                <w:bCs/>
                <w:sz w:val="20"/>
                <w:szCs w:val="20"/>
              </w:rPr>
              <w:t>29.55</w:t>
            </w:r>
          </w:p>
        </w:tc>
        <w:tc>
          <w:tcPr>
            <w:tcW w:w="452" w:type="pct"/>
            <w:tcBorders>
              <w:top w:val="nil"/>
              <w:left w:val="nil"/>
              <w:bottom w:val="single" w:sz="4" w:space="0" w:color="auto"/>
              <w:right w:val="single" w:sz="4" w:space="0" w:color="auto"/>
            </w:tcBorders>
            <w:shd w:val="clear" w:color="auto" w:fill="auto"/>
            <w:noWrap/>
            <w:vAlign w:val="bottom"/>
            <w:hideMark/>
          </w:tcPr>
          <w:p w14:paraId="2BF749C7" w14:textId="77777777" w:rsidR="003802DC" w:rsidRPr="003802DC" w:rsidRDefault="003802DC" w:rsidP="003802DC">
            <w:pPr>
              <w:rPr>
                <w:b/>
                <w:bCs/>
                <w:sz w:val="20"/>
                <w:szCs w:val="20"/>
              </w:rPr>
            </w:pPr>
            <w:r w:rsidRPr="003802DC">
              <w:rPr>
                <w:b/>
                <w:bCs/>
                <w:sz w:val="20"/>
                <w:szCs w:val="20"/>
              </w:rPr>
              <w:t>84,297</w:t>
            </w:r>
          </w:p>
        </w:tc>
        <w:tc>
          <w:tcPr>
            <w:tcW w:w="503" w:type="pct"/>
            <w:tcBorders>
              <w:top w:val="nil"/>
              <w:left w:val="nil"/>
              <w:bottom w:val="single" w:sz="4" w:space="0" w:color="auto"/>
              <w:right w:val="single" w:sz="4" w:space="0" w:color="auto"/>
            </w:tcBorders>
            <w:shd w:val="clear" w:color="auto" w:fill="auto"/>
            <w:noWrap/>
            <w:vAlign w:val="bottom"/>
            <w:hideMark/>
          </w:tcPr>
          <w:p w14:paraId="48D619D4" w14:textId="77777777" w:rsidR="003802DC" w:rsidRPr="003802DC" w:rsidRDefault="003802DC" w:rsidP="003802DC">
            <w:pPr>
              <w:rPr>
                <w:b/>
                <w:bCs/>
                <w:sz w:val="20"/>
                <w:szCs w:val="20"/>
              </w:rPr>
            </w:pPr>
            <w:r w:rsidRPr="003802DC">
              <w:rPr>
                <w:b/>
                <w:bCs/>
                <w:sz w:val="20"/>
                <w:szCs w:val="20"/>
              </w:rPr>
              <w:t>26.43</w:t>
            </w:r>
          </w:p>
        </w:tc>
        <w:tc>
          <w:tcPr>
            <w:tcW w:w="459" w:type="pct"/>
            <w:tcBorders>
              <w:top w:val="nil"/>
              <w:left w:val="nil"/>
              <w:bottom w:val="single" w:sz="4" w:space="0" w:color="auto"/>
              <w:right w:val="single" w:sz="4" w:space="0" w:color="auto"/>
            </w:tcBorders>
            <w:shd w:val="clear" w:color="auto" w:fill="auto"/>
            <w:noWrap/>
            <w:vAlign w:val="bottom"/>
            <w:hideMark/>
          </w:tcPr>
          <w:p w14:paraId="58A9BF3E" w14:textId="77777777" w:rsidR="003802DC" w:rsidRPr="003802DC" w:rsidRDefault="003802DC" w:rsidP="003802DC">
            <w:pPr>
              <w:rPr>
                <w:b/>
                <w:bCs/>
                <w:sz w:val="20"/>
                <w:szCs w:val="20"/>
              </w:rPr>
            </w:pPr>
            <w:r w:rsidRPr="003802DC">
              <w:rPr>
                <w:b/>
                <w:bCs/>
                <w:sz w:val="20"/>
                <w:szCs w:val="20"/>
              </w:rPr>
              <w:t>182.14</w:t>
            </w:r>
          </w:p>
        </w:tc>
        <w:tc>
          <w:tcPr>
            <w:tcW w:w="452" w:type="pct"/>
            <w:tcBorders>
              <w:top w:val="nil"/>
              <w:left w:val="nil"/>
              <w:bottom w:val="single" w:sz="4" w:space="0" w:color="auto"/>
              <w:right w:val="single" w:sz="4" w:space="0" w:color="auto"/>
            </w:tcBorders>
            <w:shd w:val="clear" w:color="auto" w:fill="auto"/>
            <w:noWrap/>
            <w:vAlign w:val="bottom"/>
            <w:hideMark/>
          </w:tcPr>
          <w:p w14:paraId="031A9694" w14:textId="77777777" w:rsidR="003802DC" w:rsidRPr="003802DC" w:rsidRDefault="003802DC" w:rsidP="003802DC">
            <w:pPr>
              <w:rPr>
                <w:b/>
                <w:bCs/>
                <w:sz w:val="20"/>
                <w:szCs w:val="20"/>
              </w:rPr>
            </w:pPr>
            <w:r w:rsidRPr="003802DC">
              <w:rPr>
                <w:b/>
                <w:bCs/>
                <w:sz w:val="20"/>
                <w:szCs w:val="20"/>
              </w:rPr>
              <w:t>10</w:t>
            </w:r>
          </w:p>
        </w:tc>
      </w:tr>
      <w:tr w:rsidR="00A72777" w:rsidRPr="00157C6D" w14:paraId="504B2180" w14:textId="77777777" w:rsidTr="00157C6D">
        <w:trPr>
          <w:trHeight w:val="285"/>
        </w:trPr>
        <w:tc>
          <w:tcPr>
            <w:tcW w:w="243" w:type="pct"/>
            <w:tcBorders>
              <w:top w:val="nil"/>
              <w:left w:val="nil"/>
              <w:bottom w:val="nil"/>
              <w:right w:val="nil"/>
            </w:tcBorders>
            <w:shd w:val="clear" w:color="auto" w:fill="auto"/>
            <w:noWrap/>
            <w:vAlign w:val="center"/>
            <w:hideMark/>
          </w:tcPr>
          <w:p w14:paraId="1CD175B4" w14:textId="77777777" w:rsidR="003802DC" w:rsidRPr="003802DC" w:rsidRDefault="003802DC" w:rsidP="003802DC">
            <w:pPr>
              <w:rPr>
                <w:b/>
                <w:bCs/>
                <w:sz w:val="20"/>
                <w:szCs w:val="20"/>
              </w:rPr>
            </w:pPr>
            <w:r w:rsidRPr="003802DC">
              <w:rPr>
                <w:b/>
                <w:bCs/>
                <w:sz w:val="20"/>
                <w:szCs w:val="20"/>
              </w:rPr>
              <w:t>9</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2A9D3895" w14:textId="77777777" w:rsidR="003802DC" w:rsidRPr="003802DC" w:rsidRDefault="003802DC" w:rsidP="003802DC">
            <w:pPr>
              <w:rPr>
                <w:b/>
                <w:bCs/>
                <w:sz w:val="20"/>
                <w:szCs w:val="20"/>
              </w:rPr>
            </w:pPr>
            <w:r w:rsidRPr="003802DC">
              <w:rPr>
                <w:b/>
                <w:bCs/>
                <w:sz w:val="20"/>
                <w:szCs w:val="20"/>
              </w:rPr>
              <w:t>Friday, August 16, 2024</w:t>
            </w:r>
          </w:p>
        </w:tc>
        <w:tc>
          <w:tcPr>
            <w:tcW w:w="455" w:type="pct"/>
            <w:tcBorders>
              <w:top w:val="nil"/>
              <w:left w:val="nil"/>
              <w:bottom w:val="single" w:sz="4" w:space="0" w:color="auto"/>
              <w:right w:val="single" w:sz="4" w:space="0" w:color="auto"/>
            </w:tcBorders>
            <w:shd w:val="clear" w:color="auto" w:fill="auto"/>
            <w:noWrap/>
            <w:vAlign w:val="bottom"/>
            <w:hideMark/>
          </w:tcPr>
          <w:p w14:paraId="6C907CD3" w14:textId="77777777" w:rsidR="003802DC" w:rsidRPr="003802DC" w:rsidRDefault="003802DC" w:rsidP="003802DC">
            <w:pPr>
              <w:rPr>
                <w:b/>
                <w:bCs/>
                <w:sz w:val="20"/>
                <w:szCs w:val="20"/>
              </w:rPr>
            </w:pPr>
            <w:r w:rsidRPr="003802DC">
              <w:rPr>
                <w:b/>
                <w:bCs/>
                <w:sz w:val="20"/>
                <w:szCs w:val="20"/>
              </w:rPr>
              <w:t>14,408</w:t>
            </w:r>
          </w:p>
        </w:tc>
        <w:tc>
          <w:tcPr>
            <w:tcW w:w="503" w:type="pct"/>
            <w:tcBorders>
              <w:top w:val="nil"/>
              <w:left w:val="nil"/>
              <w:bottom w:val="single" w:sz="4" w:space="0" w:color="auto"/>
              <w:right w:val="single" w:sz="4" w:space="0" w:color="auto"/>
            </w:tcBorders>
            <w:shd w:val="clear" w:color="auto" w:fill="auto"/>
            <w:noWrap/>
            <w:vAlign w:val="bottom"/>
            <w:hideMark/>
          </w:tcPr>
          <w:p w14:paraId="7E119C8A"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04AF5DF0" w14:textId="77777777" w:rsidR="003802DC" w:rsidRPr="003802DC" w:rsidRDefault="003802DC" w:rsidP="003802DC">
            <w:pPr>
              <w:rPr>
                <w:b/>
                <w:bCs/>
                <w:sz w:val="20"/>
                <w:szCs w:val="20"/>
              </w:rPr>
            </w:pPr>
            <w:r w:rsidRPr="003802DC">
              <w:rPr>
                <w:b/>
                <w:bCs/>
                <w:sz w:val="20"/>
                <w:szCs w:val="20"/>
              </w:rPr>
              <w:t>31.13</w:t>
            </w:r>
          </w:p>
        </w:tc>
        <w:tc>
          <w:tcPr>
            <w:tcW w:w="452" w:type="pct"/>
            <w:tcBorders>
              <w:top w:val="nil"/>
              <w:left w:val="nil"/>
              <w:bottom w:val="single" w:sz="4" w:space="0" w:color="auto"/>
              <w:right w:val="single" w:sz="4" w:space="0" w:color="auto"/>
            </w:tcBorders>
            <w:shd w:val="clear" w:color="auto" w:fill="auto"/>
            <w:noWrap/>
            <w:vAlign w:val="bottom"/>
            <w:hideMark/>
          </w:tcPr>
          <w:p w14:paraId="56B360C8" w14:textId="77777777" w:rsidR="003802DC" w:rsidRPr="003802DC" w:rsidRDefault="003802DC" w:rsidP="003802DC">
            <w:pPr>
              <w:rPr>
                <w:b/>
                <w:bCs/>
                <w:sz w:val="20"/>
                <w:szCs w:val="20"/>
              </w:rPr>
            </w:pPr>
            <w:r w:rsidRPr="003802DC">
              <w:rPr>
                <w:b/>
                <w:bCs/>
                <w:sz w:val="20"/>
                <w:szCs w:val="20"/>
              </w:rPr>
              <w:t>98,705</w:t>
            </w:r>
          </w:p>
        </w:tc>
        <w:tc>
          <w:tcPr>
            <w:tcW w:w="503" w:type="pct"/>
            <w:tcBorders>
              <w:top w:val="nil"/>
              <w:left w:val="nil"/>
              <w:bottom w:val="single" w:sz="4" w:space="0" w:color="auto"/>
              <w:right w:val="single" w:sz="4" w:space="0" w:color="auto"/>
            </w:tcBorders>
            <w:shd w:val="clear" w:color="auto" w:fill="auto"/>
            <w:noWrap/>
            <w:vAlign w:val="bottom"/>
            <w:hideMark/>
          </w:tcPr>
          <w:p w14:paraId="3A94B305" w14:textId="77777777" w:rsidR="003802DC" w:rsidRPr="003802DC" w:rsidRDefault="003802DC" w:rsidP="003802DC">
            <w:pPr>
              <w:rPr>
                <w:b/>
                <w:bCs/>
                <w:sz w:val="20"/>
                <w:szCs w:val="20"/>
              </w:rPr>
            </w:pPr>
            <w:r w:rsidRPr="003802DC">
              <w:rPr>
                <w:b/>
                <w:bCs/>
                <w:sz w:val="20"/>
                <w:szCs w:val="20"/>
              </w:rPr>
              <w:t>30.95</w:t>
            </w:r>
          </w:p>
        </w:tc>
        <w:tc>
          <w:tcPr>
            <w:tcW w:w="459" w:type="pct"/>
            <w:tcBorders>
              <w:top w:val="nil"/>
              <w:left w:val="nil"/>
              <w:bottom w:val="single" w:sz="4" w:space="0" w:color="auto"/>
              <w:right w:val="single" w:sz="4" w:space="0" w:color="auto"/>
            </w:tcBorders>
            <w:shd w:val="clear" w:color="auto" w:fill="auto"/>
            <w:noWrap/>
            <w:vAlign w:val="bottom"/>
            <w:hideMark/>
          </w:tcPr>
          <w:p w14:paraId="75A4A2E6" w14:textId="77777777" w:rsidR="003802DC" w:rsidRPr="003802DC" w:rsidRDefault="003802DC" w:rsidP="003802DC">
            <w:pPr>
              <w:rPr>
                <w:b/>
                <w:bCs/>
                <w:sz w:val="20"/>
                <w:szCs w:val="20"/>
              </w:rPr>
            </w:pPr>
            <w:r w:rsidRPr="003802DC">
              <w:rPr>
                <w:b/>
                <w:bCs/>
                <w:sz w:val="20"/>
                <w:szCs w:val="20"/>
              </w:rPr>
              <w:t>213.27</w:t>
            </w:r>
          </w:p>
        </w:tc>
        <w:tc>
          <w:tcPr>
            <w:tcW w:w="452" w:type="pct"/>
            <w:tcBorders>
              <w:top w:val="nil"/>
              <w:left w:val="nil"/>
              <w:bottom w:val="single" w:sz="4" w:space="0" w:color="auto"/>
              <w:right w:val="single" w:sz="4" w:space="0" w:color="auto"/>
            </w:tcBorders>
            <w:shd w:val="clear" w:color="auto" w:fill="auto"/>
            <w:noWrap/>
            <w:vAlign w:val="bottom"/>
            <w:hideMark/>
          </w:tcPr>
          <w:p w14:paraId="480A5AD3" w14:textId="77777777" w:rsidR="003802DC" w:rsidRPr="003802DC" w:rsidRDefault="003802DC" w:rsidP="003802DC">
            <w:pPr>
              <w:rPr>
                <w:b/>
                <w:bCs/>
                <w:sz w:val="20"/>
                <w:szCs w:val="20"/>
              </w:rPr>
            </w:pPr>
            <w:r w:rsidRPr="003802DC">
              <w:rPr>
                <w:b/>
                <w:bCs/>
                <w:sz w:val="20"/>
                <w:szCs w:val="20"/>
              </w:rPr>
              <w:t>10</w:t>
            </w:r>
          </w:p>
        </w:tc>
      </w:tr>
      <w:tr w:rsidR="00A72777" w:rsidRPr="00157C6D" w14:paraId="4F7D8D22" w14:textId="77777777" w:rsidTr="00157C6D">
        <w:trPr>
          <w:trHeight w:val="285"/>
        </w:trPr>
        <w:tc>
          <w:tcPr>
            <w:tcW w:w="243" w:type="pct"/>
            <w:tcBorders>
              <w:top w:val="nil"/>
              <w:left w:val="nil"/>
              <w:bottom w:val="nil"/>
              <w:right w:val="nil"/>
            </w:tcBorders>
            <w:shd w:val="clear" w:color="auto" w:fill="auto"/>
            <w:noWrap/>
            <w:vAlign w:val="center"/>
            <w:hideMark/>
          </w:tcPr>
          <w:p w14:paraId="6D5104F6" w14:textId="77777777" w:rsidR="003802DC" w:rsidRPr="003802DC" w:rsidRDefault="003802DC" w:rsidP="003802DC">
            <w:pPr>
              <w:rPr>
                <w:b/>
                <w:bCs/>
                <w:sz w:val="20"/>
                <w:szCs w:val="20"/>
              </w:rPr>
            </w:pPr>
            <w:r w:rsidRPr="003802DC">
              <w:rPr>
                <w:b/>
                <w:bCs/>
                <w:sz w:val="20"/>
                <w:szCs w:val="20"/>
              </w:rPr>
              <w:t>10</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58384CEC" w14:textId="77777777" w:rsidR="003802DC" w:rsidRPr="003802DC" w:rsidRDefault="003802DC" w:rsidP="003802DC">
            <w:pPr>
              <w:rPr>
                <w:b/>
                <w:bCs/>
                <w:sz w:val="20"/>
                <w:szCs w:val="20"/>
              </w:rPr>
            </w:pPr>
            <w:r w:rsidRPr="003802DC">
              <w:rPr>
                <w:b/>
                <w:bCs/>
                <w:sz w:val="20"/>
                <w:szCs w:val="20"/>
              </w:rPr>
              <w:t>Saturday, August 17, 2024</w:t>
            </w:r>
          </w:p>
        </w:tc>
        <w:tc>
          <w:tcPr>
            <w:tcW w:w="455" w:type="pct"/>
            <w:tcBorders>
              <w:top w:val="nil"/>
              <w:left w:val="nil"/>
              <w:bottom w:val="single" w:sz="4" w:space="0" w:color="auto"/>
              <w:right w:val="single" w:sz="4" w:space="0" w:color="auto"/>
            </w:tcBorders>
            <w:shd w:val="clear" w:color="auto" w:fill="auto"/>
            <w:noWrap/>
            <w:vAlign w:val="bottom"/>
            <w:hideMark/>
          </w:tcPr>
          <w:p w14:paraId="02EBE7CF" w14:textId="77777777" w:rsidR="003802DC" w:rsidRPr="003802DC" w:rsidRDefault="003802DC" w:rsidP="003802DC">
            <w:pPr>
              <w:rPr>
                <w:b/>
                <w:bCs/>
                <w:sz w:val="20"/>
                <w:szCs w:val="20"/>
              </w:rPr>
            </w:pPr>
            <w:r w:rsidRPr="003802DC">
              <w:rPr>
                <w:b/>
                <w:bCs/>
                <w:sz w:val="20"/>
                <w:szCs w:val="20"/>
              </w:rPr>
              <w:t>12,808</w:t>
            </w:r>
          </w:p>
        </w:tc>
        <w:tc>
          <w:tcPr>
            <w:tcW w:w="503" w:type="pct"/>
            <w:tcBorders>
              <w:top w:val="nil"/>
              <w:left w:val="nil"/>
              <w:bottom w:val="single" w:sz="4" w:space="0" w:color="auto"/>
              <w:right w:val="single" w:sz="4" w:space="0" w:color="auto"/>
            </w:tcBorders>
            <w:shd w:val="clear" w:color="auto" w:fill="auto"/>
            <w:noWrap/>
            <w:vAlign w:val="bottom"/>
            <w:hideMark/>
          </w:tcPr>
          <w:p w14:paraId="2F289D28" w14:textId="77777777" w:rsidR="003802DC" w:rsidRPr="003802DC" w:rsidRDefault="003802DC" w:rsidP="003802DC">
            <w:pPr>
              <w:rPr>
                <w:b/>
                <w:bCs/>
                <w:sz w:val="20"/>
                <w:szCs w:val="20"/>
              </w:rPr>
            </w:pPr>
            <w:r w:rsidRPr="003802DC">
              <w:rPr>
                <w:b/>
                <w:bCs/>
                <w:sz w:val="20"/>
                <w:szCs w:val="20"/>
              </w:rPr>
              <w:t>4.02</w:t>
            </w:r>
          </w:p>
        </w:tc>
        <w:tc>
          <w:tcPr>
            <w:tcW w:w="459" w:type="pct"/>
            <w:tcBorders>
              <w:top w:val="nil"/>
              <w:left w:val="nil"/>
              <w:bottom w:val="single" w:sz="4" w:space="0" w:color="auto"/>
              <w:right w:val="single" w:sz="4" w:space="0" w:color="auto"/>
            </w:tcBorders>
            <w:shd w:val="clear" w:color="auto" w:fill="auto"/>
            <w:noWrap/>
            <w:vAlign w:val="bottom"/>
            <w:hideMark/>
          </w:tcPr>
          <w:p w14:paraId="4421E0C6" w14:textId="77777777" w:rsidR="003802DC" w:rsidRPr="003802DC" w:rsidRDefault="003802DC" w:rsidP="003802DC">
            <w:pPr>
              <w:rPr>
                <w:b/>
                <w:bCs/>
                <w:sz w:val="20"/>
                <w:szCs w:val="20"/>
              </w:rPr>
            </w:pPr>
            <w:r w:rsidRPr="003802DC">
              <w:rPr>
                <w:b/>
                <w:bCs/>
                <w:sz w:val="20"/>
                <w:szCs w:val="20"/>
              </w:rPr>
              <w:t>27.67</w:t>
            </w:r>
          </w:p>
        </w:tc>
        <w:tc>
          <w:tcPr>
            <w:tcW w:w="452" w:type="pct"/>
            <w:tcBorders>
              <w:top w:val="nil"/>
              <w:left w:val="nil"/>
              <w:bottom w:val="single" w:sz="4" w:space="0" w:color="auto"/>
              <w:right w:val="single" w:sz="4" w:space="0" w:color="auto"/>
            </w:tcBorders>
            <w:shd w:val="clear" w:color="auto" w:fill="auto"/>
            <w:noWrap/>
            <w:vAlign w:val="bottom"/>
            <w:hideMark/>
          </w:tcPr>
          <w:p w14:paraId="62B8E338" w14:textId="77777777" w:rsidR="003802DC" w:rsidRPr="003802DC" w:rsidRDefault="003802DC" w:rsidP="003802DC">
            <w:pPr>
              <w:rPr>
                <w:b/>
                <w:bCs/>
                <w:sz w:val="20"/>
                <w:szCs w:val="20"/>
              </w:rPr>
            </w:pPr>
            <w:r w:rsidRPr="003802DC">
              <w:rPr>
                <w:b/>
                <w:bCs/>
                <w:sz w:val="20"/>
                <w:szCs w:val="20"/>
              </w:rPr>
              <w:t>111,513</w:t>
            </w:r>
          </w:p>
        </w:tc>
        <w:tc>
          <w:tcPr>
            <w:tcW w:w="503" w:type="pct"/>
            <w:tcBorders>
              <w:top w:val="nil"/>
              <w:left w:val="nil"/>
              <w:bottom w:val="single" w:sz="4" w:space="0" w:color="auto"/>
              <w:right w:val="single" w:sz="4" w:space="0" w:color="auto"/>
            </w:tcBorders>
            <w:shd w:val="clear" w:color="auto" w:fill="auto"/>
            <w:noWrap/>
            <w:vAlign w:val="bottom"/>
            <w:hideMark/>
          </w:tcPr>
          <w:p w14:paraId="69F1CCA2" w14:textId="77777777" w:rsidR="003802DC" w:rsidRPr="003802DC" w:rsidRDefault="003802DC" w:rsidP="003802DC">
            <w:pPr>
              <w:rPr>
                <w:b/>
                <w:bCs/>
                <w:sz w:val="20"/>
                <w:szCs w:val="20"/>
              </w:rPr>
            </w:pPr>
            <w:r w:rsidRPr="003802DC">
              <w:rPr>
                <w:b/>
                <w:bCs/>
                <w:sz w:val="20"/>
                <w:szCs w:val="20"/>
              </w:rPr>
              <w:t>34.96</w:t>
            </w:r>
          </w:p>
        </w:tc>
        <w:tc>
          <w:tcPr>
            <w:tcW w:w="459" w:type="pct"/>
            <w:tcBorders>
              <w:top w:val="nil"/>
              <w:left w:val="nil"/>
              <w:bottom w:val="single" w:sz="4" w:space="0" w:color="auto"/>
              <w:right w:val="single" w:sz="4" w:space="0" w:color="auto"/>
            </w:tcBorders>
            <w:shd w:val="clear" w:color="auto" w:fill="auto"/>
            <w:noWrap/>
            <w:vAlign w:val="bottom"/>
            <w:hideMark/>
          </w:tcPr>
          <w:p w14:paraId="7C445544" w14:textId="77777777" w:rsidR="003802DC" w:rsidRPr="003802DC" w:rsidRDefault="003802DC" w:rsidP="003802DC">
            <w:pPr>
              <w:rPr>
                <w:b/>
                <w:bCs/>
                <w:sz w:val="20"/>
                <w:szCs w:val="20"/>
              </w:rPr>
            </w:pPr>
            <w:r w:rsidRPr="003802DC">
              <w:rPr>
                <w:b/>
                <w:bCs/>
                <w:sz w:val="20"/>
                <w:szCs w:val="20"/>
              </w:rPr>
              <w:t>240.95</w:t>
            </w:r>
          </w:p>
        </w:tc>
        <w:tc>
          <w:tcPr>
            <w:tcW w:w="452" w:type="pct"/>
            <w:tcBorders>
              <w:top w:val="nil"/>
              <w:left w:val="nil"/>
              <w:bottom w:val="single" w:sz="4" w:space="0" w:color="auto"/>
              <w:right w:val="single" w:sz="4" w:space="0" w:color="auto"/>
            </w:tcBorders>
            <w:shd w:val="clear" w:color="auto" w:fill="auto"/>
            <w:noWrap/>
            <w:vAlign w:val="bottom"/>
            <w:hideMark/>
          </w:tcPr>
          <w:p w14:paraId="6487F98D" w14:textId="77777777" w:rsidR="003802DC" w:rsidRPr="003802DC" w:rsidRDefault="003802DC" w:rsidP="003802DC">
            <w:pPr>
              <w:rPr>
                <w:b/>
                <w:bCs/>
                <w:sz w:val="20"/>
                <w:szCs w:val="20"/>
              </w:rPr>
            </w:pPr>
            <w:r w:rsidRPr="003802DC">
              <w:rPr>
                <w:b/>
                <w:bCs/>
                <w:sz w:val="20"/>
                <w:szCs w:val="20"/>
              </w:rPr>
              <w:t>8.9</w:t>
            </w:r>
          </w:p>
        </w:tc>
      </w:tr>
      <w:tr w:rsidR="00A72777" w:rsidRPr="00157C6D" w14:paraId="483AF02E" w14:textId="77777777" w:rsidTr="00157C6D">
        <w:trPr>
          <w:trHeight w:val="285"/>
        </w:trPr>
        <w:tc>
          <w:tcPr>
            <w:tcW w:w="243" w:type="pct"/>
            <w:tcBorders>
              <w:top w:val="nil"/>
              <w:left w:val="nil"/>
              <w:bottom w:val="nil"/>
              <w:right w:val="nil"/>
            </w:tcBorders>
            <w:shd w:val="clear" w:color="auto" w:fill="auto"/>
            <w:noWrap/>
            <w:vAlign w:val="center"/>
            <w:hideMark/>
          </w:tcPr>
          <w:p w14:paraId="1E9C354F" w14:textId="77777777" w:rsidR="003802DC" w:rsidRPr="003802DC" w:rsidRDefault="003802DC" w:rsidP="003802DC">
            <w:pPr>
              <w:rPr>
                <w:b/>
                <w:bCs/>
                <w:sz w:val="20"/>
                <w:szCs w:val="20"/>
              </w:rPr>
            </w:pPr>
            <w:r w:rsidRPr="003802DC">
              <w:rPr>
                <w:b/>
                <w:bCs/>
                <w:sz w:val="20"/>
                <w:szCs w:val="20"/>
              </w:rPr>
              <w:t>11</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69B5D703" w14:textId="77777777" w:rsidR="003802DC" w:rsidRPr="003802DC" w:rsidRDefault="003802DC" w:rsidP="003802DC">
            <w:pPr>
              <w:rPr>
                <w:b/>
                <w:bCs/>
                <w:sz w:val="20"/>
                <w:szCs w:val="20"/>
              </w:rPr>
            </w:pPr>
            <w:r w:rsidRPr="003802DC">
              <w:rPr>
                <w:b/>
                <w:bCs/>
                <w:sz w:val="20"/>
                <w:szCs w:val="20"/>
              </w:rPr>
              <w:t>Sunday, August 18, 2024</w:t>
            </w:r>
          </w:p>
        </w:tc>
        <w:tc>
          <w:tcPr>
            <w:tcW w:w="455" w:type="pct"/>
            <w:tcBorders>
              <w:top w:val="nil"/>
              <w:left w:val="nil"/>
              <w:bottom w:val="single" w:sz="4" w:space="0" w:color="auto"/>
              <w:right w:val="single" w:sz="4" w:space="0" w:color="auto"/>
            </w:tcBorders>
            <w:shd w:val="clear" w:color="auto" w:fill="auto"/>
            <w:noWrap/>
            <w:vAlign w:val="bottom"/>
            <w:hideMark/>
          </w:tcPr>
          <w:p w14:paraId="00067A97" w14:textId="77777777" w:rsidR="003802DC" w:rsidRPr="003802DC" w:rsidRDefault="003802DC" w:rsidP="003802DC">
            <w:pPr>
              <w:rPr>
                <w:b/>
                <w:bCs/>
                <w:sz w:val="20"/>
                <w:szCs w:val="20"/>
              </w:rPr>
            </w:pPr>
            <w:r w:rsidRPr="003802DC">
              <w:rPr>
                <w:b/>
                <w:bCs/>
                <w:sz w:val="20"/>
                <w:szCs w:val="20"/>
              </w:rPr>
              <w:t>12,368</w:t>
            </w:r>
          </w:p>
        </w:tc>
        <w:tc>
          <w:tcPr>
            <w:tcW w:w="503" w:type="pct"/>
            <w:tcBorders>
              <w:top w:val="nil"/>
              <w:left w:val="nil"/>
              <w:bottom w:val="single" w:sz="4" w:space="0" w:color="auto"/>
              <w:right w:val="single" w:sz="4" w:space="0" w:color="auto"/>
            </w:tcBorders>
            <w:shd w:val="clear" w:color="auto" w:fill="auto"/>
            <w:noWrap/>
            <w:vAlign w:val="bottom"/>
            <w:hideMark/>
          </w:tcPr>
          <w:p w14:paraId="1399A6EF" w14:textId="77777777" w:rsidR="003802DC" w:rsidRPr="003802DC" w:rsidRDefault="003802DC" w:rsidP="003802DC">
            <w:pPr>
              <w:rPr>
                <w:b/>
                <w:bCs/>
                <w:sz w:val="20"/>
                <w:szCs w:val="20"/>
              </w:rPr>
            </w:pPr>
            <w:r w:rsidRPr="003802DC">
              <w:rPr>
                <w:b/>
                <w:bCs/>
                <w:sz w:val="20"/>
                <w:szCs w:val="20"/>
              </w:rPr>
              <w:t>3.88</w:t>
            </w:r>
          </w:p>
        </w:tc>
        <w:tc>
          <w:tcPr>
            <w:tcW w:w="459" w:type="pct"/>
            <w:tcBorders>
              <w:top w:val="nil"/>
              <w:left w:val="nil"/>
              <w:bottom w:val="single" w:sz="4" w:space="0" w:color="auto"/>
              <w:right w:val="single" w:sz="4" w:space="0" w:color="auto"/>
            </w:tcBorders>
            <w:shd w:val="clear" w:color="auto" w:fill="auto"/>
            <w:noWrap/>
            <w:vAlign w:val="bottom"/>
            <w:hideMark/>
          </w:tcPr>
          <w:p w14:paraId="08A5DB85" w14:textId="77777777" w:rsidR="003802DC" w:rsidRPr="003802DC" w:rsidRDefault="003802DC" w:rsidP="003802DC">
            <w:pPr>
              <w:rPr>
                <w:b/>
                <w:bCs/>
                <w:sz w:val="20"/>
                <w:szCs w:val="20"/>
              </w:rPr>
            </w:pPr>
            <w:r w:rsidRPr="003802DC">
              <w:rPr>
                <w:b/>
                <w:bCs/>
                <w:sz w:val="20"/>
                <w:szCs w:val="20"/>
              </w:rPr>
              <w:t>26.72</w:t>
            </w:r>
          </w:p>
        </w:tc>
        <w:tc>
          <w:tcPr>
            <w:tcW w:w="452" w:type="pct"/>
            <w:tcBorders>
              <w:top w:val="nil"/>
              <w:left w:val="nil"/>
              <w:bottom w:val="single" w:sz="4" w:space="0" w:color="auto"/>
              <w:right w:val="single" w:sz="4" w:space="0" w:color="auto"/>
            </w:tcBorders>
            <w:shd w:val="clear" w:color="auto" w:fill="auto"/>
            <w:noWrap/>
            <w:vAlign w:val="bottom"/>
            <w:hideMark/>
          </w:tcPr>
          <w:p w14:paraId="5DE34364" w14:textId="77777777" w:rsidR="003802DC" w:rsidRPr="003802DC" w:rsidRDefault="003802DC" w:rsidP="003802DC">
            <w:pPr>
              <w:rPr>
                <w:b/>
                <w:bCs/>
                <w:sz w:val="20"/>
                <w:szCs w:val="20"/>
              </w:rPr>
            </w:pPr>
            <w:r w:rsidRPr="003802DC">
              <w:rPr>
                <w:b/>
                <w:bCs/>
                <w:sz w:val="20"/>
                <w:szCs w:val="20"/>
              </w:rPr>
              <w:t>123,881</w:t>
            </w:r>
          </w:p>
        </w:tc>
        <w:tc>
          <w:tcPr>
            <w:tcW w:w="503" w:type="pct"/>
            <w:tcBorders>
              <w:top w:val="nil"/>
              <w:left w:val="nil"/>
              <w:bottom w:val="single" w:sz="4" w:space="0" w:color="auto"/>
              <w:right w:val="single" w:sz="4" w:space="0" w:color="auto"/>
            </w:tcBorders>
            <w:shd w:val="clear" w:color="auto" w:fill="auto"/>
            <w:noWrap/>
            <w:vAlign w:val="bottom"/>
            <w:hideMark/>
          </w:tcPr>
          <w:p w14:paraId="729D454F" w14:textId="77777777" w:rsidR="003802DC" w:rsidRPr="003802DC" w:rsidRDefault="003802DC" w:rsidP="003802DC">
            <w:pPr>
              <w:rPr>
                <w:b/>
                <w:bCs/>
                <w:sz w:val="20"/>
                <w:szCs w:val="20"/>
              </w:rPr>
            </w:pPr>
            <w:r w:rsidRPr="003802DC">
              <w:rPr>
                <w:b/>
                <w:bCs/>
                <w:sz w:val="20"/>
                <w:szCs w:val="20"/>
              </w:rPr>
              <w:t>38.84</w:t>
            </w:r>
          </w:p>
        </w:tc>
        <w:tc>
          <w:tcPr>
            <w:tcW w:w="459" w:type="pct"/>
            <w:tcBorders>
              <w:top w:val="nil"/>
              <w:left w:val="nil"/>
              <w:bottom w:val="single" w:sz="4" w:space="0" w:color="auto"/>
              <w:right w:val="single" w:sz="4" w:space="0" w:color="auto"/>
            </w:tcBorders>
            <w:shd w:val="clear" w:color="auto" w:fill="auto"/>
            <w:noWrap/>
            <w:vAlign w:val="bottom"/>
            <w:hideMark/>
          </w:tcPr>
          <w:p w14:paraId="1678EA9A" w14:textId="77777777" w:rsidR="003802DC" w:rsidRPr="003802DC" w:rsidRDefault="003802DC" w:rsidP="003802DC">
            <w:pPr>
              <w:rPr>
                <w:b/>
                <w:bCs/>
                <w:sz w:val="20"/>
                <w:szCs w:val="20"/>
              </w:rPr>
            </w:pPr>
            <w:r w:rsidRPr="003802DC">
              <w:rPr>
                <w:b/>
                <w:bCs/>
                <w:sz w:val="20"/>
                <w:szCs w:val="20"/>
              </w:rPr>
              <w:t>267.67</w:t>
            </w:r>
          </w:p>
        </w:tc>
        <w:tc>
          <w:tcPr>
            <w:tcW w:w="452" w:type="pct"/>
            <w:tcBorders>
              <w:top w:val="nil"/>
              <w:left w:val="nil"/>
              <w:bottom w:val="single" w:sz="4" w:space="0" w:color="auto"/>
              <w:right w:val="single" w:sz="4" w:space="0" w:color="auto"/>
            </w:tcBorders>
            <w:shd w:val="clear" w:color="auto" w:fill="auto"/>
            <w:noWrap/>
            <w:vAlign w:val="bottom"/>
            <w:hideMark/>
          </w:tcPr>
          <w:p w14:paraId="37CCD603" w14:textId="77777777" w:rsidR="003802DC" w:rsidRPr="003802DC" w:rsidRDefault="003802DC" w:rsidP="003802DC">
            <w:pPr>
              <w:rPr>
                <w:b/>
                <w:bCs/>
                <w:sz w:val="20"/>
                <w:szCs w:val="20"/>
              </w:rPr>
            </w:pPr>
            <w:r w:rsidRPr="003802DC">
              <w:rPr>
                <w:b/>
                <w:bCs/>
                <w:sz w:val="20"/>
                <w:szCs w:val="20"/>
              </w:rPr>
              <w:t>8.6</w:t>
            </w:r>
          </w:p>
        </w:tc>
      </w:tr>
      <w:tr w:rsidR="00A72777" w:rsidRPr="00157C6D" w14:paraId="1454B77C" w14:textId="77777777" w:rsidTr="00157C6D">
        <w:trPr>
          <w:trHeight w:val="285"/>
        </w:trPr>
        <w:tc>
          <w:tcPr>
            <w:tcW w:w="243" w:type="pct"/>
            <w:tcBorders>
              <w:top w:val="nil"/>
              <w:left w:val="nil"/>
              <w:bottom w:val="nil"/>
              <w:right w:val="nil"/>
            </w:tcBorders>
            <w:shd w:val="clear" w:color="auto" w:fill="auto"/>
            <w:noWrap/>
            <w:vAlign w:val="center"/>
            <w:hideMark/>
          </w:tcPr>
          <w:p w14:paraId="181CEC4E" w14:textId="77777777" w:rsidR="003802DC" w:rsidRPr="003802DC" w:rsidRDefault="003802DC" w:rsidP="003802DC">
            <w:pPr>
              <w:rPr>
                <w:b/>
                <w:bCs/>
                <w:sz w:val="20"/>
                <w:szCs w:val="20"/>
              </w:rPr>
            </w:pPr>
            <w:r w:rsidRPr="003802DC">
              <w:rPr>
                <w:b/>
                <w:bCs/>
                <w:sz w:val="20"/>
                <w:szCs w:val="20"/>
              </w:rPr>
              <w:t>12</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28A22CC7" w14:textId="77777777" w:rsidR="003802DC" w:rsidRPr="003802DC" w:rsidRDefault="003802DC" w:rsidP="003802DC">
            <w:pPr>
              <w:rPr>
                <w:b/>
                <w:bCs/>
                <w:sz w:val="20"/>
                <w:szCs w:val="20"/>
              </w:rPr>
            </w:pPr>
            <w:r w:rsidRPr="003802DC">
              <w:rPr>
                <w:b/>
                <w:bCs/>
                <w:sz w:val="20"/>
                <w:szCs w:val="20"/>
              </w:rPr>
              <w:t>Monday, August 19, 2024</w:t>
            </w:r>
          </w:p>
        </w:tc>
        <w:tc>
          <w:tcPr>
            <w:tcW w:w="455" w:type="pct"/>
            <w:tcBorders>
              <w:top w:val="nil"/>
              <w:left w:val="nil"/>
              <w:bottom w:val="single" w:sz="4" w:space="0" w:color="auto"/>
              <w:right w:val="single" w:sz="4" w:space="0" w:color="auto"/>
            </w:tcBorders>
            <w:shd w:val="clear" w:color="auto" w:fill="auto"/>
            <w:noWrap/>
            <w:vAlign w:val="bottom"/>
            <w:hideMark/>
          </w:tcPr>
          <w:p w14:paraId="709C89DC" w14:textId="77777777" w:rsidR="003802DC" w:rsidRPr="003802DC" w:rsidRDefault="003802DC" w:rsidP="003802DC">
            <w:pPr>
              <w:rPr>
                <w:b/>
                <w:bCs/>
                <w:sz w:val="20"/>
                <w:szCs w:val="20"/>
              </w:rPr>
            </w:pPr>
            <w:r w:rsidRPr="003802DC">
              <w:rPr>
                <w:b/>
                <w:bCs/>
                <w:sz w:val="20"/>
                <w:szCs w:val="20"/>
              </w:rPr>
              <w:t>14,417</w:t>
            </w:r>
          </w:p>
        </w:tc>
        <w:tc>
          <w:tcPr>
            <w:tcW w:w="503" w:type="pct"/>
            <w:tcBorders>
              <w:top w:val="nil"/>
              <w:left w:val="nil"/>
              <w:bottom w:val="single" w:sz="4" w:space="0" w:color="auto"/>
              <w:right w:val="single" w:sz="4" w:space="0" w:color="auto"/>
            </w:tcBorders>
            <w:shd w:val="clear" w:color="auto" w:fill="auto"/>
            <w:noWrap/>
            <w:vAlign w:val="bottom"/>
            <w:hideMark/>
          </w:tcPr>
          <w:p w14:paraId="4061A645"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7D348DE3" w14:textId="77777777" w:rsidR="003802DC" w:rsidRPr="003802DC" w:rsidRDefault="003802DC" w:rsidP="003802DC">
            <w:pPr>
              <w:rPr>
                <w:b/>
                <w:bCs/>
                <w:sz w:val="20"/>
                <w:szCs w:val="20"/>
              </w:rPr>
            </w:pPr>
            <w:r w:rsidRPr="003802DC">
              <w:rPr>
                <w:b/>
                <w:bCs/>
                <w:sz w:val="20"/>
                <w:szCs w:val="20"/>
              </w:rPr>
              <w:t>31.15</w:t>
            </w:r>
          </w:p>
        </w:tc>
        <w:tc>
          <w:tcPr>
            <w:tcW w:w="452" w:type="pct"/>
            <w:tcBorders>
              <w:top w:val="nil"/>
              <w:left w:val="nil"/>
              <w:bottom w:val="single" w:sz="4" w:space="0" w:color="auto"/>
              <w:right w:val="single" w:sz="4" w:space="0" w:color="auto"/>
            </w:tcBorders>
            <w:shd w:val="clear" w:color="auto" w:fill="auto"/>
            <w:noWrap/>
            <w:vAlign w:val="bottom"/>
            <w:hideMark/>
          </w:tcPr>
          <w:p w14:paraId="64344216" w14:textId="77777777" w:rsidR="003802DC" w:rsidRPr="003802DC" w:rsidRDefault="003802DC" w:rsidP="003802DC">
            <w:pPr>
              <w:rPr>
                <w:b/>
                <w:bCs/>
                <w:sz w:val="20"/>
                <w:szCs w:val="20"/>
              </w:rPr>
            </w:pPr>
            <w:r w:rsidRPr="003802DC">
              <w:rPr>
                <w:b/>
                <w:bCs/>
                <w:sz w:val="20"/>
                <w:szCs w:val="20"/>
              </w:rPr>
              <w:t>138,298</w:t>
            </w:r>
          </w:p>
        </w:tc>
        <w:tc>
          <w:tcPr>
            <w:tcW w:w="503" w:type="pct"/>
            <w:tcBorders>
              <w:top w:val="nil"/>
              <w:left w:val="nil"/>
              <w:bottom w:val="single" w:sz="4" w:space="0" w:color="auto"/>
              <w:right w:val="single" w:sz="4" w:space="0" w:color="auto"/>
            </w:tcBorders>
            <w:shd w:val="clear" w:color="auto" w:fill="auto"/>
            <w:noWrap/>
            <w:vAlign w:val="bottom"/>
            <w:hideMark/>
          </w:tcPr>
          <w:p w14:paraId="43D83350" w14:textId="77777777" w:rsidR="003802DC" w:rsidRPr="003802DC" w:rsidRDefault="003802DC" w:rsidP="003802DC">
            <w:pPr>
              <w:rPr>
                <w:b/>
                <w:bCs/>
                <w:sz w:val="20"/>
                <w:szCs w:val="20"/>
              </w:rPr>
            </w:pPr>
            <w:r w:rsidRPr="003802DC">
              <w:rPr>
                <w:b/>
                <w:bCs/>
                <w:sz w:val="20"/>
                <w:szCs w:val="20"/>
              </w:rPr>
              <w:t>43.36</w:t>
            </w:r>
          </w:p>
        </w:tc>
        <w:tc>
          <w:tcPr>
            <w:tcW w:w="459" w:type="pct"/>
            <w:tcBorders>
              <w:top w:val="nil"/>
              <w:left w:val="nil"/>
              <w:bottom w:val="single" w:sz="4" w:space="0" w:color="auto"/>
              <w:right w:val="single" w:sz="4" w:space="0" w:color="auto"/>
            </w:tcBorders>
            <w:shd w:val="clear" w:color="auto" w:fill="auto"/>
            <w:noWrap/>
            <w:vAlign w:val="bottom"/>
            <w:hideMark/>
          </w:tcPr>
          <w:p w14:paraId="58355E6D" w14:textId="77777777" w:rsidR="003802DC" w:rsidRPr="003802DC" w:rsidRDefault="003802DC" w:rsidP="003802DC">
            <w:pPr>
              <w:rPr>
                <w:b/>
                <w:bCs/>
                <w:sz w:val="20"/>
                <w:szCs w:val="20"/>
              </w:rPr>
            </w:pPr>
            <w:r w:rsidRPr="003802DC">
              <w:rPr>
                <w:b/>
                <w:bCs/>
                <w:sz w:val="20"/>
                <w:szCs w:val="20"/>
              </w:rPr>
              <w:t>298.82</w:t>
            </w:r>
          </w:p>
        </w:tc>
        <w:tc>
          <w:tcPr>
            <w:tcW w:w="452" w:type="pct"/>
            <w:tcBorders>
              <w:top w:val="nil"/>
              <w:left w:val="nil"/>
              <w:bottom w:val="single" w:sz="4" w:space="0" w:color="auto"/>
              <w:right w:val="single" w:sz="4" w:space="0" w:color="auto"/>
            </w:tcBorders>
            <w:shd w:val="clear" w:color="auto" w:fill="auto"/>
            <w:noWrap/>
            <w:vAlign w:val="bottom"/>
            <w:hideMark/>
          </w:tcPr>
          <w:p w14:paraId="127457B0" w14:textId="77777777" w:rsidR="003802DC" w:rsidRPr="003802DC" w:rsidRDefault="003802DC" w:rsidP="003802DC">
            <w:pPr>
              <w:rPr>
                <w:b/>
                <w:bCs/>
                <w:sz w:val="20"/>
                <w:szCs w:val="20"/>
              </w:rPr>
            </w:pPr>
            <w:r w:rsidRPr="003802DC">
              <w:rPr>
                <w:b/>
                <w:bCs/>
                <w:sz w:val="20"/>
                <w:szCs w:val="20"/>
              </w:rPr>
              <w:t>10</w:t>
            </w:r>
          </w:p>
        </w:tc>
      </w:tr>
      <w:tr w:rsidR="00A72777" w:rsidRPr="00157C6D" w14:paraId="7122840E" w14:textId="77777777" w:rsidTr="00157C6D">
        <w:trPr>
          <w:trHeight w:val="285"/>
        </w:trPr>
        <w:tc>
          <w:tcPr>
            <w:tcW w:w="243" w:type="pct"/>
            <w:tcBorders>
              <w:top w:val="nil"/>
              <w:left w:val="nil"/>
              <w:bottom w:val="nil"/>
              <w:right w:val="nil"/>
            </w:tcBorders>
            <w:shd w:val="clear" w:color="auto" w:fill="auto"/>
            <w:noWrap/>
            <w:vAlign w:val="center"/>
            <w:hideMark/>
          </w:tcPr>
          <w:p w14:paraId="110FBA89" w14:textId="77777777" w:rsidR="003802DC" w:rsidRPr="003802DC" w:rsidRDefault="003802DC" w:rsidP="003802DC">
            <w:pPr>
              <w:rPr>
                <w:b/>
                <w:bCs/>
                <w:sz w:val="20"/>
                <w:szCs w:val="20"/>
              </w:rPr>
            </w:pPr>
            <w:r w:rsidRPr="003802DC">
              <w:rPr>
                <w:b/>
                <w:bCs/>
                <w:sz w:val="20"/>
                <w:szCs w:val="20"/>
              </w:rPr>
              <w:t>13</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2373CCDF" w14:textId="77777777" w:rsidR="003802DC" w:rsidRPr="003802DC" w:rsidRDefault="003802DC" w:rsidP="003802DC">
            <w:pPr>
              <w:rPr>
                <w:b/>
                <w:bCs/>
                <w:sz w:val="20"/>
                <w:szCs w:val="20"/>
              </w:rPr>
            </w:pPr>
            <w:r w:rsidRPr="003802DC">
              <w:rPr>
                <w:b/>
                <w:bCs/>
                <w:sz w:val="20"/>
                <w:szCs w:val="20"/>
              </w:rPr>
              <w:t>Tuesday, August 20, 2024</w:t>
            </w:r>
          </w:p>
        </w:tc>
        <w:tc>
          <w:tcPr>
            <w:tcW w:w="455" w:type="pct"/>
            <w:tcBorders>
              <w:top w:val="nil"/>
              <w:left w:val="nil"/>
              <w:bottom w:val="single" w:sz="4" w:space="0" w:color="auto"/>
              <w:right w:val="single" w:sz="4" w:space="0" w:color="auto"/>
            </w:tcBorders>
            <w:shd w:val="clear" w:color="auto" w:fill="auto"/>
            <w:noWrap/>
            <w:vAlign w:val="bottom"/>
            <w:hideMark/>
          </w:tcPr>
          <w:p w14:paraId="2C875C35" w14:textId="77777777" w:rsidR="003802DC" w:rsidRPr="003802DC" w:rsidRDefault="003802DC" w:rsidP="003802DC">
            <w:pPr>
              <w:rPr>
                <w:b/>
                <w:bCs/>
                <w:sz w:val="20"/>
                <w:szCs w:val="20"/>
              </w:rPr>
            </w:pPr>
            <w:r w:rsidRPr="003802DC">
              <w:rPr>
                <w:b/>
                <w:bCs/>
                <w:sz w:val="20"/>
                <w:szCs w:val="20"/>
              </w:rPr>
              <w:t>14,432</w:t>
            </w:r>
          </w:p>
        </w:tc>
        <w:tc>
          <w:tcPr>
            <w:tcW w:w="503" w:type="pct"/>
            <w:tcBorders>
              <w:top w:val="nil"/>
              <w:left w:val="nil"/>
              <w:bottom w:val="single" w:sz="4" w:space="0" w:color="auto"/>
              <w:right w:val="single" w:sz="4" w:space="0" w:color="auto"/>
            </w:tcBorders>
            <w:shd w:val="clear" w:color="auto" w:fill="auto"/>
            <w:noWrap/>
            <w:vAlign w:val="bottom"/>
            <w:hideMark/>
          </w:tcPr>
          <w:p w14:paraId="5FE924E2"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0E38E4D2" w14:textId="77777777" w:rsidR="003802DC" w:rsidRPr="003802DC" w:rsidRDefault="003802DC" w:rsidP="003802DC">
            <w:pPr>
              <w:rPr>
                <w:b/>
                <w:bCs/>
                <w:sz w:val="20"/>
                <w:szCs w:val="20"/>
              </w:rPr>
            </w:pPr>
            <w:r w:rsidRPr="003802DC">
              <w:rPr>
                <w:b/>
                <w:bCs/>
                <w:sz w:val="20"/>
                <w:szCs w:val="20"/>
              </w:rPr>
              <w:t>31.18</w:t>
            </w:r>
          </w:p>
        </w:tc>
        <w:tc>
          <w:tcPr>
            <w:tcW w:w="452" w:type="pct"/>
            <w:tcBorders>
              <w:top w:val="nil"/>
              <w:left w:val="nil"/>
              <w:bottom w:val="single" w:sz="4" w:space="0" w:color="auto"/>
              <w:right w:val="single" w:sz="4" w:space="0" w:color="auto"/>
            </w:tcBorders>
            <w:shd w:val="clear" w:color="auto" w:fill="auto"/>
            <w:noWrap/>
            <w:vAlign w:val="bottom"/>
            <w:hideMark/>
          </w:tcPr>
          <w:p w14:paraId="37AF034A" w14:textId="77777777" w:rsidR="003802DC" w:rsidRPr="003802DC" w:rsidRDefault="003802DC" w:rsidP="003802DC">
            <w:pPr>
              <w:rPr>
                <w:b/>
                <w:bCs/>
                <w:sz w:val="20"/>
                <w:szCs w:val="20"/>
              </w:rPr>
            </w:pPr>
            <w:r w:rsidRPr="003802DC">
              <w:rPr>
                <w:b/>
                <w:bCs/>
                <w:sz w:val="20"/>
                <w:szCs w:val="20"/>
              </w:rPr>
              <w:t>152,730</w:t>
            </w:r>
          </w:p>
        </w:tc>
        <w:tc>
          <w:tcPr>
            <w:tcW w:w="503" w:type="pct"/>
            <w:tcBorders>
              <w:top w:val="nil"/>
              <w:left w:val="nil"/>
              <w:bottom w:val="single" w:sz="4" w:space="0" w:color="auto"/>
              <w:right w:val="single" w:sz="4" w:space="0" w:color="auto"/>
            </w:tcBorders>
            <w:shd w:val="clear" w:color="auto" w:fill="auto"/>
            <w:noWrap/>
            <w:vAlign w:val="bottom"/>
            <w:hideMark/>
          </w:tcPr>
          <w:p w14:paraId="501DEDCC" w14:textId="77777777" w:rsidR="003802DC" w:rsidRPr="003802DC" w:rsidRDefault="003802DC" w:rsidP="003802DC">
            <w:pPr>
              <w:rPr>
                <w:b/>
                <w:bCs/>
                <w:sz w:val="20"/>
                <w:szCs w:val="20"/>
              </w:rPr>
            </w:pPr>
            <w:r w:rsidRPr="003802DC">
              <w:rPr>
                <w:b/>
                <w:bCs/>
                <w:sz w:val="20"/>
                <w:szCs w:val="20"/>
              </w:rPr>
              <w:t>47.89</w:t>
            </w:r>
          </w:p>
        </w:tc>
        <w:tc>
          <w:tcPr>
            <w:tcW w:w="459" w:type="pct"/>
            <w:tcBorders>
              <w:top w:val="nil"/>
              <w:left w:val="nil"/>
              <w:bottom w:val="single" w:sz="4" w:space="0" w:color="auto"/>
              <w:right w:val="single" w:sz="4" w:space="0" w:color="auto"/>
            </w:tcBorders>
            <w:shd w:val="clear" w:color="auto" w:fill="auto"/>
            <w:noWrap/>
            <w:vAlign w:val="bottom"/>
            <w:hideMark/>
          </w:tcPr>
          <w:p w14:paraId="273882A1" w14:textId="77777777" w:rsidR="003802DC" w:rsidRPr="003802DC" w:rsidRDefault="003802DC" w:rsidP="003802DC">
            <w:pPr>
              <w:rPr>
                <w:b/>
                <w:bCs/>
                <w:sz w:val="20"/>
                <w:szCs w:val="20"/>
              </w:rPr>
            </w:pPr>
            <w:r w:rsidRPr="003802DC">
              <w:rPr>
                <w:b/>
                <w:bCs/>
                <w:sz w:val="20"/>
                <w:szCs w:val="20"/>
              </w:rPr>
              <w:t>330.00</w:t>
            </w:r>
          </w:p>
        </w:tc>
        <w:tc>
          <w:tcPr>
            <w:tcW w:w="452" w:type="pct"/>
            <w:tcBorders>
              <w:top w:val="nil"/>
              <w:left w:val="nil"/>
              <w:bottom w:val="single" w:sz="4" w:space="0" w:color="auto"/>
              <w:right w:val="single" w:sz="4" w:space="0" w:color="auto"/>
            </w:tcBorders>
            <w:shd w:val="clear" w:color="auto" w:fill="auto"/>
            <w:noWrap/>
            <w:vAlign w:val="bottom"/>
            <w:hideMark/>
          </w:tcPr>
          <w:p w14:paraId="3DF813F5" w14:textId="77777777" w:rsidR="003802DC" w:rsidRPr="003802DC" w:rsidRDefault="003802DC" w:rsidP="003802DC">
            <w:pPr>
              <w:rPr>
                <w:b/>
                <w:bCs/>
                <w:sz w:val="20"/>
                <w:szCs w:val="20"/>
              </w:rPr>
            </w:pPr>
            <w:r w:rsidRPr="003802DC">
              <w:rPr>
                <w:b/>
                <w:bCs/>
                <w:sz w:val="20"/>
                <w:szCs w:val="20"/>
              </w:rPr>
              <w:t>10</w:t>
            </w:r>
          </w:p>
        </w:tc>
      </w:tr>
      <w:tr w:rsidR="00A72777" w:rsidRPr="00157C6D" w14:paraId="63F51B59" w14:textId="77777777" w:rsidTr="00157C6D">
        <w:trPr>
          <w:trHeight w:val="285"/>
        </w:trPr>
        <w:tc>
          <w:tcPr>
            <w:tcW w:w="243" w:type="pct"/>
            <w:tcBorders>
              <w:top w:val="nil"/>
              <w:left w:val="nil"/>
              <w:bottom w:val="nil"/>
              <w:right w:val="nil"/>
            </w:tcBorders>
            <w:shd w:val="clear" w:color="auto" w:fill="auto"/>
            <w:noWrap/>
            <w:vAlign w:val="center"/>
            <w:hideMark/>
          </w:tcPr>
          <w:p w14:paraId="5430F60F" w14:textId="77777777" w:rsidR="003802DC" w:rsidRPr="003802DC" w:rsidRDefault="003802DC" w:rsidP="003802DC">
            <w:pPr>
              <w:rPr>
                <w:b/>
                <w:bCs/>
                <w:sz w:val="20"/>
                <w:szCs w:val="20"/>
              </w:rPr>
            </w:pPr>
            <w:r w:rsidRPr="003802DC">
              <w:rPr>
                <w:b/>
                <w:bCs/>
                <w:sz w:val="20"/>
                <w:szCs w:val="20"/>
              </w:rPr>
              <w:t>14</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755C89B8" w14:textId="77777777" w:rsidR="003802DC" w:rsidRPr="003802DC" w:rsidRDefault="003802DC" w:rsidP="003802DC">
            <w:pPr>
              <w:rPr>
                <w:b/>
                <w:bCs/>
                <w:sz w:val="20"/>
                <w:szCs w:val="20"/>
              </w:rPr>
            </w:pPr>
            <w:r w:rsidRPr="003802DC">
              <w:rPr>
                <w:b/>
                <w:bCs/>
                <w:sz w:val="20"/>
                <w:szCs w:val="20"/>
              </w:rPr>
              <w:t>Wednesday, August 21, 2024</w:t>
            </w:r>
          </w:p>
        </w:tc>
        <w:tc>
          <w:tcPr>
            <w:tcW w:w="455" w:type="pct"/>
            <w:tcBorders>
              <w:top w:val="nil"/>
              <w:left w:val="nil"/>
              <w:bottom w:val="single" w:sz="4" w:space="0" w:color="auto"/>
              <w:right w:val="single" w:sz="4" w:space="0" w:color="auto"/>
            </w:tcBorders>
            <w:shd w:val="clear" w:color="auto" w:fill="auto"/>
            <w:noWrap/>
            <w:vAlign w:val="bottom"/>
            <w:hideMark/>
          </w:tcPr>
          <w:p w14:paraId="7A1C43BD" w14:textId="77777777" w:rsidR="003802DC" w:rsidRPr="003802DC" w:rsidRDefault="003802DC" w:rsidP="003802DC">
            <w:pPr>
              <w:rPr>
                <w:b/>
                <w:bCs/>
                <w:sz w:val="20"/>
                <w:szCs w:val="20"/>
              </w:rPr>
            </w:pPr>
            <w:r w:rsidRPr="003802DC">
              <w:rPr>
                <w:b/>
                <w:bCs/>
                <w:sz w:val="20"/>
                <w:szCs w:val="20"/>
              </w:rPr>
              <w:t>14,415</w:t>
            </w:r>
          </w:p>
        </w:tc>
        <w:tc>
          <w:tcPr>
            <w:tcW w:w="503" w:type="pct"/>
            <w:tcBorders>
              <w:top w:val="nil"/>
              <w:left w:val="nil"/>
              <w:bottom w:val="single" w:sz="4" w:space="0" w:color="auto"/>
              <w:right w:val="single" w:sz="4" w:space="0" w:color="auto"/>
            </w:tcBorders>
            <w:shd w:val="clear" w:color="auto" w:fill="auto"/>
            <w:noWrap/>
            <w:vAlign w:val="bottom"/>
            <w:hideMark/>
          </w:tcPr>
          <w:p w14:paraId="295F9915"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53807200" w14:textId="77777777" w:rsidR="003802DC" w:rsidRPr="003802DC" w:rsidRDefault="003802DC" w:rsidP="003802DC">
            <w:pPr>
              <w:rPr>
                <w:b/>
                <w:bCs/>
                <w:sz w:val="20"/>
                <w:szCs w:val="20"/>
              </w:rPr>
            </w:pPr>
            <w:r w:rsidRPr="003802DC">
              <w:rPr>
                <w:b/>
                <w:bCs/>
                <w:sz w:val="20"/>
                <w:szCs w:val="20"/>
              </w:rPr>
              <w:t>31.15</w:t>
            </w:r>
          </w:p>
        </w:tc>
        <w:tc>
          <w:tcPr>
            <w:tcW w:w="452" w:type="pct"/>
            <w:tcBorders>
              <w:top w:val="nil"/>
              <w:left w:val="nil"/>
              <w:bottom w:val="single" w:sz="4" w:space="0" w:color="auto"/>
              <w:right w:val="single" w:sz="4" w:space="0" w:color="auto"/>
            </w:tcBorders>
            <w:shd w:val="clear" w:color="auto" w:fill="auto"/>
            <w:noWrap/>
            <w:vAlign w:val="bottom"/>
            <w:hideMark/>
          </w:tcPr>
          <w:p w14:paraId="01A24CC2" w14:textId="77777777" w:rsidR="003802DC" w:rsidRPr="003802DC" w:rsidRDefault="003802DC" w:rsidP="003802DC">
            <w:pPr>
              <w:rPr>
                <w:b/>
                <w:bCs/>
                <w:sz w:val="20"/>
                <w:szCs w:val="20"/>
              </w:rPr>
            </w:pPr>
            <w:r w:rsidRPr="003802DC">
              <w:rPr>
                <w:b/>
                <w:bCs/>
                <w:sz w:val="20"/>
                <w:szCs w:val="20"/>
              </w:rPr>
              <w:t>167,145</w:t>
            </w:r>
          </w:p>
        </w:tc>
        <w:tc>
          <w:tcPr>
            <w:tcW w:w="503" w:type="pct"/>
            <w:tcBorders>
              <w:top w:val="nil"/>
              <w:left w:val="nil"/>
              <w:bottom w:val="single" w:sz="4" w:space="0" w:color="auto"/>
              <w:right w:val="single" w:sz="4" w:space="0" w:color="auto"/>
            </w:tcBorders>
            <w:shd w:val="clear" w:color="auto" w:fill="auto"/>
            <w:noWrap/>
            <w:vAlign w:val="bottom"/>
            <w:hideMark/>
          </w:tcPr>
          <w:p w14:paraId="4A677163" w14:textId="77777777" w:rsidR="003802DC" w:rsidRPr="003802DC" w:rsidRDefault="003802DC" w:rsidP="003802DC">
            <w:pPr>
              <w:rPr>
                <w:b/>
                <w:bCs/>
                <w:sz w:val="20"/>
                <w:szCs w:val="20"/>
              </w:rPr>
            </w:pPr>
            <w:r w:rsidRPr="003802DC">
              <w:rPr>
                <w:b/>
                <w:bCs/>
                <w:sz w:val="20"/>
                <w:szCs w:val="20"/>
              </w:rPr>
              <w:t>52.40</w:t>
            </w:r>
          </w:p>
        </w:tc>
        <w:tc>
          <w:tcPr>
            <w:tcW w:w="459" w:type="pct"/>
            <w:tcBorders>
              <w:top w:val="nil"/>
              <w:left w:val="nil"/>
              <w:bottom w:val="single" w:sz="4" w:space="0" w:color="auto"/>
              <w:right w:val="single" w:sz="4" w:space="0" w:color="auto"/>
            </w:tcBorders>
            <w:shd w:val="clear" w:color="auto" w:fill="auto"/>
            <w:noWrap/>
            <w:vAlign w:val="bottom"/>
            <w:hideMark/>
          </w:tcPr>
          <w:p w14:paraId="7D75C4AB" w14:textId="77777777" w:rsidR="003802DC" w:rsidRPr="003802DC" w:rsidRDefault="003802DC" w:rsidP="003802DC">
            <w:pPr>
              <w:rPr>
                <w:b/>
                <w:bCs/>
                <w:sz w:val="20"/>
                <w:szCs w:val="20"/>
              </w:rPr>
            </w:pPr>
            <w:r w:rsidRPr="003802DC">
              <w:rPr>
                <w:b/>
                <w:bCs/>
                <w:sz w:val="20"/>
                <w:szCs w:val="20"/>
              </w:rPr>
              <w:t>361.15</w:t>
            </w:r>
          </w:p>
        </w:tc>
        <w:tc>
          <w:tcPr>
            <w:tcW w:w="452" w:type="pct"/>
            <w:tcBorders>
              <w:top w:val="nil"/>
              <w:left w:val="nil"/>
              <w:bottom w:val="single" w:sz="4" w:space="0" w:color="auto"/>
              <w:right w:val="single" w:sz="4" w:space="0" w:color="auto"/>
            </w:tcBorders>
            <w:shd w:val="clear" w:color="auto" w:fill="auto"/>
            <w:noWrap/>
            <w:vAlign w:val="bottom"/>
            <w:hideMark/>
          </w:tcPr>
          <w:p w14:paraId="2A06DA65" w14:textId="77777777" w:rsidR="003802DC" w:rsidRPr="003802DC" w:rsidRDefault="003802DC" w:rsidP="003802DC">
            <w:pPr>
              <w:rPr>
                <w:b/>
                <w:bCs/>
                <w:sz w:val="20"/>
                <w:szCs w:val="20"/>
              </w:rPr>
            </w:pPr>
            <w:r w:rsidRPr="003802DC">
              <w:rPr>
                <w:b/>
                <w:bCs/>
                <w:sz w:val="20"/>
                <w:szCs w:val="20"/>
              </w:rPr>
              <w:t>10</w:t>
            </w:r>
          </w:p>
        </w:tc>
      </w:tr>
      <w:tr w:rsidR="00A72777" w:rsidRPr="00157C6D" w14:paraId="3CC57732" w14:textId="77777777" w:rsidTr="00157C6D">
        <w:trPr>
          <w:trHeight w:val="285"/>
        </w:trPr>
        <w:tc>
          <w:tcPr>
            <w:tcW w:w="243" w:type="pct"/>
            <w:tcBorders>
              <w:top w:val="nil"/>
              <w:left w:val="nil"/>
              <w:bottom w:val="nil"/>
              <w:right w:val="nil"/>
            </w:tcBorders>
            <w:shd w:val="clear" w:color="auto" w:fill="auto"/>
            <w:noWrap/>
            <w:vAlign w:val="center"/>
            <w:hideMark/>
          </w:tcPr>
          <w:p w14:paraId="4D270A2F" w14:textId="77777777" w:rsidR="003802DC" w:rsidRPr="003802DC" w:rsidRDefault="003802DC" w:rsidP="003802DC">
            <w:pPr>
              <w:rPr>
                <w:b/>
                <w:bCs/>
                <w:sz w:val="20"/>
                <w:szCs w:val="20"/>
              </w:rPr>
            </w:pPr>
            <w:r w:rsidRPr="003802DC">
              <w:rPr>
                <w:b/>
                <w:bCs/>
                <w:sz w:val="20"/>
                <w:szCs w:val="20"/>
              </w:rPr>
              <w:t>15</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6DBE99A5" w14:textId="77777777" w:rsidR="003802DC" w:rsidRPr="003802DC" w:rsidRDefault="003802DC" w:rsidP="003802DC">
            <w:pPr>
              <w:rPr>
                <w:b/>
                <w:bCs/>
                <w:sz w:val="20"/>
                <w:szCs w:val="20"/>
              </w:rPr>
            </w:pPr>
            <w:r w:rsidRPr="003802DC">
              <w:rPr>
                <w:b/>
                <w:bCs/>
                <w:sz w:val="20"/>
                <w:szCs w:val="20"/>
              </w:rPr>
              <w:t>Thursday, August 22, 2024</w:t>
            </w:r>
          </w:p>
        </w:tc>
        <w:tc>
          <w:tcPr>
            <w:tcW w:w="455" w:type="pct"/>
            <w:tcBorders>
              <w:top w:val="nil"/>
              <w:left w:val="nil"/>
              <w:bottom w:val="single" w:sz="4" w:space="0" w:color="auto"/>
              <w:right w:val="single" w:sz="4" w:space="0" w:color="auto"/>
            </w:tcBorders>
            <w:shd w:val="clear" w:color="auto" w:fill="auto"/>
            <w:noWrap/>
            <w:vAlign w:val="bottom"/>
            <w:hideMark/>
          </w:tcPr>
          <w:p w14:paraId="44193059" w14:textId="77777777" w:rsidR="003802DC" w:rsidRPr="003802DC" w:rsidRDefault="003802DC" w:rsidP="003802DC">
            <w:pPr>
              <w:rPr>
                <w:b/>
                <w:bCs/>
                <w:sz w:val="20"/>
                <w:szCs w:val="20"/>
              </w:rPr>
            </w:pPr>
            <w:r w:rsidRPr="003802DC">
              <w:rPr>
                <w:b/>
                <w:bCs/>
                <w:sz w:val="20"/>
                <w:szCs w:val="20"/>
              </w:rPr>
              <w:t>14,356</w:t>
            </w:r>
          </w:p>
        </w:tc>
        <w:tc>
          <w:tcPr>
            <w:tcW w:w="503" w:type="pct"/>
            <w:tcBorders>
              <w:top w:val="nil"/>
              <w:left w:val="nil"/>
              <w:bottom w:val="single" w:sz="4" w:space="0" w:color="auto"/>
              <w:right w:val="single" w:sz="4" w:space="0" w:color="auto"/>
            </w:tcBorders>
            <w:shd w:val="clear" w:color="auto" w:fill="auto"/>
            <w:noWrap/>
            <w:vAlign w:val="bottom"/>
            <w:hideMark/>
          </w:tcPr>
          <w:p w14:paraId="1560A545" w14:textId="77777777" w:rsidR="003802DC" w:rsidRPr="003802DC" w:rsidRDefault="003802DC" w:rsidP="003802DC">
            <w:pPr>
              <w:rPr>
                <w:b/>
                <w:bCs/>
                <w:sz w:val="20"/>
                <w:szCs w:val="20"/>
              </w:rPr>
            </w:pPr>
            <w:r w:rsidRPr="003802DC">
              <w:rPr>
                <w:b/>
                <w:bCs/>
                <w:sz w:val="20"/>
                <w:szCs w:val="20"/>
              </w:rPr>
              <w:t>4.50</w:t>
            </w:r>
          </w:p>
        </w:tc>
        <w:tc>
          <w:tcPr>
            <w:tcW w:w="459" w:type="pct"/>
            <w:tcBorders>
              <w:top w:val="nil"/>
              <w:left w:val="nil"/>
              <w:bottom w:val="single" w:sz="4" w:space="0" w:color="auto"/>
              <w:right w:val="single" w:sz="4" w:space="0" w:color="auto"/>
            </w:tcBorders>
            <w:shd w:val="clear" w:color="auto" w:fill="auto"/>
            <w:noWrap/>
            <w:vAlign w:val="bottom"/>
            <w:hideMark/>
          </w:tcPr>
          <w:p w14:paraId="37B100DD" w14:textId="77777777" w:rsidR="003802DC" w:rsidRPr="003802DC" w:rsidRDefault="003802DC" w:rsidP="003802DC">
            <w:pPr>
              <w:rPr>
                <w:b/>
                <w:bCs/>
                <w:sz w:val="20"/>
                <w:szCs w:val="20"/>
              </w:rPr>
            </w:pPr>
            <w:r w:rsidRPr="003802DC">
              <w:rPr>
                <w:b/>
                <w:bCs/>
                <w:sz w:val="20"/>
                <w:szCs w:val="20"/>
              </w:rPr>
              <w:t>31.02</w:t>
            </w:r>
          </w:p>
        </w:tc>
        <w:tc>
          <w:tcPr>
            <w:tcW w:w="452" w:type="pct"/>
            <w:tcBorders>
              <w:top w:val="nil"/>
              <w:left w:val="nil"/>
              <w:bottom w:val="single" w:sz="4" w:space="0" w:color="auto"/>
              <w:right w:val="single" w:sz="4" w:space="0" w:color="auto"/>
            </w:tcBorders>
            <w:shd w:val="clear" w:color="auto" w:fill="auto"/>
            <w:noWrap/>
            <w:vAlign w:val="bottom"/>
            <w:hideMark/>
          </w:tcPr>
          <w:p w14:paraId="1C7AEBFD" w14:textId="77777777" w:rsidR="003802DC" w:rsidRPr="003802DC" w:rsidRDefault="003802DC" w:rsidP="003802DC">
            <w:pPr>
              <w:rPr>
                <w:b/>
                <w:bCs/>
                <w:sz w:val="20"/>
                <w:szCs w:val="20"/>
              </w:rPr>
            </w:pPr>
            <w:r w:rsidRPr="003802DC">
              <w:rPr>
                <w:b/>
                <w:bCs/>
                <w:sz w:val="20"/>
                <w:szCs w:val="20"/>
              </w:rPr>
              <w:t>181,501</w:t>
            </w:r>
          </w:p>
        </w:tc>
        <w:tc>
          <w:tcPr>
            <w:tcW w:w="503" w:type="pct"/>
            <w:tcBorders>
              <w:top w:val="nil"/>
              <w:left w:val="nil"/>
              <w:bottom w:val="single" w:sz="4" w:space="0" w:color="auto"/>
              <w:right w:val="single" w:sz="4" w:space="0" w:color="auto"/>
            </w:tcBorders>
            <w:shd w:val="clear" w:color="auto" w:fill="auto"/>
            <w:noWrap/>
            <w:vAlign w:val="bottom"/>
            <w:hideMark/>
          </w:tcPr>
          <w:p w14:paraId="32BC0A40" w14:textId="77777777" w:rsidR="003802DC" w:rsidRPr="003802DC" w:rsidRDefault="003802DC" w:rsidP="003802DC">
            <w:pPr>
              <w:rPr>
                <w:b/>
                <w:bCs/>
                <w:sz w:val="20"/>
                <w:szCs w:val="20"/>
              </w:rPr>
            </w:pPr>
            <w:r w:rsidRPr="003802DC">
              <w:rPr>
                <w:b/>
                <w:bCs/>
                <w:sz w:val="20"/>
                <w:szCs w:val="20"/>
              </w:rPr>
              <w:t>56.91</w:t>
            </w:r>
          </w:p>
        </w:tc>
        <w:tc>
          <w:tcPr>
            <w:tcW w:w="459" w:type="pct"/>
            <w:tcBorders>
              <w:top w:val="nil"/>
              <w:left w:val="nil"/>
              <w:bottom w:val="single" w:sz="4" w:space="0" w:color="auto"/>
              <w:right w:val="single" w:sz="4" w:space="0" w:color="auto"/>
            </w:tcBorders>
            <w:shd w:val="clear" w:color="auto" w:fill="auto"/>
            <w:noWrap/>
            <w:vAlign w:val="bottom"/>
            <w:hideMark/>
          </w:tcPr>
          <w:p w14:paraId="72E1FBB5" w14:textId="77777777" w:rsidR="003802DC" w:rsidRPr="003802DC" w:rsidRDefault="003802DC" w:rsidP="003802DC">
            <w:pPr>
              <w:rPr>
                <w:b/>
                <w:bCs/>
                <w:sz w:val="20"/>
                <w:szCs w:val="20"/>
              </w:rPr>
            </w:pPr>
            <w:r w:rsidRPr="003802DC">
              <w:rPr>
                <w:b/>
                <w:bCs/>
                <w:sz w:val="20"/>
                <w:szCs w:val="20"/>
              </w:rPr>
              <w:t>392.17</w:t>
            </w:r>
          </w:p>
        </w:tc>
        <w:tc>
          <w:tcPr>
            <w:tcW w:w="452" w:type="pct"/>
            <w:tcBorders>
              <w:top w:val="nil"/>
              <w:left w:val="nil"/>
              <w:bottom w:val="single" w:sz="4" w:space="0" w:color="auto"/>
              <w:right w:val="single" w:sz="4" w:space="0" w:color="auto"/>
            </w:tcBorders>
            <w:shd w:val="clear" w:color="auto" w:fill="auto"/>
            <w:noWrap/>
            <w:vAlign w:val="bottom"/>
            <w:hideMark/>
          </w:tcPr>
          <w:p w14:paraId="62825360" w14:textId="77777777" w:rsidR="003802DC" w:rsidRPr="003802DC" w:rsidRDefault="003802DC" w:rsidP="003802DC">
            <w:pPr>
              <w:rPr>
                <w:b/>
                <w:bCs/>
                <w:sz w:val="20"/>
                <w:szCs w:val="20"/>
              </w:rPr>
            </w:pPr>
            <w:r w:rsidRPr="003802DC">
              <w:rPr>
                <w:b/>
                <w:bCs/>
                <w:sz w:val="20"/>
                <w:szCs w:val="20"/>
              </w:rPr>
              <w:t>10</w:t>
            </w:r>
          </w:p>
        </w:tc>
      </w:tr>
      <w:tr w:rsidR="00A72777" w:rsidRPr="00157C6D" w14:paraId="481DF86A" w14:textId="77777777" w:rsidTr="00157C6D">
        <w:trPr>
          <w:trHeight w:val="285"/>
        </w:trPr>
        <w:tc>
          <w:tcPr>
            <w:tcW w:w="243" w:type="pct"/>
            <w:tcBorders>
              <w:top w:val="nil"/>
              <w:left w:val="nil"/>
              <w:bottom w:val="nil"/>
              <w:right w:val="nil"/>
            </w:tcBorders>
            <w:shd w:val="clear" w:color="auto" w:fill="auto"/>
            <w:noWrap/>
            <w:vAlign w:val="center"/>
            <w:hideMark/>
          </w:tcPr>
          <w:p w14:paraId="7E7A9386" w14:textId="77777777" w:rsidR="003802DC" w:rsidRPr="003802DC" w:rsidRDefault="003802DC" w:rsidP="003802DC">
            <w:pPr>
              <w:rPr>
                <w:b/>
                <w:bCs/>
                <w:sz w:val="20"/>
                <w:szCs w:val="20"/>
              </w:rPr>
            </w:pPr>
            <w:r w:rsidRPr="003802DC">
              <w:rPr>
                <w:b/>
                <w:bCs/>
                <w:sz w:val="20"/>
                <w:szCs w:val="20"/>
              </w:rPr>
              <w:t>16</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3F7A7E21" w14:textId="77777777" w:rsidR="003802DC" w:rsidRPr="003802DC" w:rsidRDefault="003802DC" w:rsidP="003802DC">
            <w:pPr>
              <w:rPr>
                <w:b/>
                <w:bCs/>
                <w:sz w:val="20"/>
                <w:szCs w:val="20"/>
              </w:rPr>
            </w:pPr>
            <w:r w:rsidRPr="003802DC">
              <w:rPr>
                <w:b/>
                <w:bCs/>
                <w:sz w:val="20"/>
                <w:szCs w:val="20"/>
              </w:rPr>
              <w:t>Friday, August 23, 2024</w:t>
            </w:r>
          </w:p>
        </w:tc>
        <w:tc>
          <w:tcPr>
            <w:tcW w:w="455" w:type="pct"/>
            <w:tcBorders>
              <w:top w:val="nil"/>
              <w:left w:val="nil"/>
              <w:bottom w:val="single" w:sz="4" w:space="0" w:color="auto"/>
              <w:right w:val="single" w:sz="4" w:space="0" w:color="auto"/>
            </w:tcBorders>
            <w:shd w:val="clear" w:color="auto" w:fill="auto"/>
            <w:noWrap/>
            <w:vAlign w:val="bottom"/>
            <w:hideMark/>
          </w:tcPr>
          <w:p w14:paraId="59459AF8" w14:textId="77777777" w:rsidR="003802DC" w:rsidRPr="003802DC" w:rsidRDefault="003802DC" w:rsidP="003802DC">
            <w:pPr>
              <w:rPr>
                <w:b/>
                <w:bCs/>
                <w:sz w:val="20"/>
                <w:szCs w:val="20"/>
              </w:rPr>
            </w:pPr>
            <w:r w:rsidRPr="003802DC">
              <w:rPr>
                <w:b/>
                <w:bCs/>
                <w:sz w:val="20"/>
                <w:szCs w:val="20"/>
              </w:rPr>
              <w:t>14,356</w:t>
            </w:r>
          </w:p>
        </w:tc>
        <w:tc>
          <w:tcPr>
            <w:tcW w:w="503" w:type="pct"/>
            <w:tcBorders>
              <w:top w:val="nil"/>
              <w:left w:val="nil"/>
              <w:bottom w:val="single" w:sz="4" w:space="0" w:color="auto"/>
              <w:right w:val="single" w:sz="4" w:space="0" w:color="auto"/>
            </w:tcBorders>
            <w:shd w:val="clear" w:color="auto" w:fill="auto"/>
            <w:noWrap/>
            <w:vAlign w:val="bottom"/>
            <w:hideMark/>
          </w:tcPr>
          <w:p w14:paraId="5E56F3E8" w14:textId="77777777" w:rsidR="003802DC" w:rsidRPr="003802DC" w:rsidRDefault="003802DC" w:rsidP="003802DC">
            <w:pPr>
              <w:rPr>
                <w:b/>
                <w:bCs/>
                <w:sz w:val="20"/>
                <w:szCs w:val="20"/>
              </w:rPr>
            </w:pPr>
            <w:r w:rsidRPr="003802DC">
              <w:rPr>
                <w:b/>
                <w:bCs/>
                <w:sz w:val="20"/>
                <w:szCs w:val="20"/>
              </w:rPr>
              <w:t>4.50</w:t>
            </w:r>
          </w:p>
        </w:tc>
        <w:tc>
          <w:tcPr>
            <w:tcW w:w="459" w:type="pct"/>
            <w:tcBorders>
              <w:top w:val="nil"/>
              <w:left w:val="nil"/>
              <w:bottom w:val="single" w:sz="4" w:space="0" w:color="auto"/>
              <w:right w:val="single" w:sz="4" w:space="0" w:color="auto"/>
            </w:tcBorders>
            <w:shd w:val="clear" w:color="auto" w:fill="auto"/>
            <w:noWrap/>
            <w:vAlign w:val="bottom"/>
            <w:hideMark/>
          </w:tcPr>
          <w:p w14:paraId="48D806FD" w14:textId="77777777" w:rsidR="003802DC" w:rsidRPr="003802DC" w:rsidRDefault="003802DC" w:rsidP="003802DC">
            <w:pPr>
              <w:rPr>
                <w:b/>
                <w:bCs/>
                <w:sz w:val="20"/>
                <w:szCs w:val="20"/>
              </w:rPr>
            </w:pPr>
            <w:r w:rsidRPr="003802DC">
              <w:rPr>
                <w:b/>
                <w:bCs/>
                <w:sz w:val="20"/>
                <w:szCs w:val="20"/>
              </w:rPr>
              <w:t>31.02</w:t>
            </w:r>
          </w:p>
        </w:tc>
        <w:tc>
          <w:tcPr>
            <w:tcW w:w="452" w:type="pct"/>
            <w:tcBorders>
              <w:top w:val="nil"/>
              <w:left w:val="nil"/>
              <w:bottom w:val="single" w:sz="4" w:space="0" w:color="auto"/>
              <w:right w:val="single" w:sz="4" w:space="0" w:color="auto"/>
            </w:tcBorders>
            <w:shd w:val="clear" w:color="auto" w:fill="auto"/>
            <w:noWrap/>
            <w:vAlign w:val="bottom"/>
            <w:hideMark/>
          </w:tcPr>
          <w:p w14:paraId="2290ED7B" w14:textId="77777777" w:rsidR="003802DC" w:rsidRPr="003802DC" w:rsidRDefault="003802DC" w:rsidP="003802DC">
            <w:pPr>
              <w:rPr>
                <w:b/>
                <w:bCs/>
                <w:sz w:val="20"/>
                <w:szCs w:val="20"/>
              </w:rPr>
            </w:pPr>
            <w:r w:rsidRPr="003802DC">
              <w:rPr>
                <w:b/>
                <w:bCs/>
                <w:sz w:val="20"/>
                <w:szCs w:val="20"/>
              </w:rPr>
              <w:t>195,857</w:t>
            </w:r>
          </w:p>
        </w:tc>
        <w:tc>
          <w:tcPr>
            <w:tcW w:w="503" w:type="pct"/>
            <w:tcBorders>
              <w:top w:val="nil"/>
              <w:left w:val="nil"/>
              <w:bottom w:val="single" w:sz="4" w:space="0" w:color="auto"/>
              <w:right w:val="single" w:sz="4" w:space="0" w:color="auto"/>
            </w:tcBorders>
            <w:shd w:val="clear" w:color="auto" w:fill="auto"/>
            <w:noWrap/>
            <w:vAlign w:val="bottom"/>
            <w:hideMark/>
          </w:tcPr>
          <w:p w14:paraId="2CF34BCB" w14:textId="77777777" w:rsidR="003802DC" w:rsidRPr="003802DC" w:rsidRDefault="003802DC" w:rsidP="003802DC">
            <w:pPr>
              <w:rPr>
                <w:b/>
                <w:bCs/>
                <w:sz w:val="20"/>
                <w:szCs w:val="20"/>
              </w:rPr>
            </w:pPr>
            <w:r w:rsidRPr="003802DC">
              <w:rPr>
                <w:b/>
                <w:bCs/>
                <w:sz w:val="20"/>
                <w:szCs w:val="20"/>
              </w:rPr>
              <w:t>61.41</w:t>
            </w:r>
          </w:p>
        </w:tc>
        <w:tc>
          <w:tcPr>
            <w:tcW w:w="459" w:type="pct"/>
            <w:tcBorders>
              <w:top w:val="nil"/>
              <w:left w:val="nil"/>
              <w:bottom w:val="single" w:sz="4" w:space="0" w:color="auto"/>
              <w:right w:val="single" w:sz="4" w:space="0" w:color="auto"/>
            </w:tcBorders>
            <w:shd w:val="clear" w:color="auto" w:fill="auto"/>
            <w:noWrap/>
            <w:vAlign w:val="bottom"/>
            <w:hideMark/>
          </w:tcPr>
          <w:p w14:paraId="0CAF88DC" w14:textId="77777777" w:rsidR="003802DC" w:rsidRPr="003802DC" w:rsidRDefault="003802DC" w:rsidP="003802DC">
            <w:pPr>
              <w:rPr>
                <w:b/>
                <w:bCs/>
                <w:sz w:val="20"/>
                <w:szCs w:val="20"/>
              </w:rPr>
            </w:pPr>
            <w:r w:rsidRPr="003802DC">
              <w:rPr>
                <w:b/>
                <w:bCs/>
                <w:sz w:val="20"/>
                <w:szCs w:val="20"/>
              </w:rPr>
              <w:t>423.19</w:t>
            </w:r>
          </w:p>
        </w:tc>
        <w:tc>
          <w:tcPr>
            <w:tcW w:w="452" w:type="pct"/>
            <w:tcBorders>
              <w:top w:val="nil"/>
              <w:left w:val="nil"/>
              <w:bottom w:val="single" w:sz="4" w:space="0" w:color="auto"/>
              <w:right w:val="single" w:sz="4" w:space="0" w:color="auto"/>
            </w:tcBorders>
            <w:shd w:val="clear" w:color="auto" w:fill="auto"/>
            <w:noWrap/>
            <w:vAlign w:val="bottom"/>
            <w:hideMark/>
          </w:tcPr>
          <w:p w14:paraId="452218CB" w14:textId="77777777" w:rsidR="003802DC" w:rsidRPr="003802DC" w:rsidRDefault="003802DC" w:rsidP="003802DC">
            <w:pPr>
              <w:rPr>
                <w:b/>
                <w:bCs/>
                <w:sz w:val="20"/>
                <w:szCs w:val="20"/>
              </w:rPr>
            </w:pPr>
            <w:r w:rsidRPr="003802DC">
              <w:rPr>
                <w:b/>
                <w:bCs/>
                <w:sz w:val="20"/>
                <w:szCs w:val="20"/>
              </w:rPr>
              <w:t>10</w:t>
            </w:r>
          </w:p>
        </w:tc>
      </w:tr>
      <w:tr w:rsidR="00A72777" w:rsidRPr="00157C6D" w14:paraId="67FCAE9F" w14:textId="77777777" w:rsidTr="00157C6D">
        <w:trPr>
          <w:trHeight w:val="285"/>
        </w:trPr>
        <w:tc>
          <w:tcPr>
            <w:tcW w:w="243" w:type="pct"/>
            <w:tcBorders>
              <w:top w:val="nil"/>
              <w:left w:val="nil"/>
              <w:bottom w:val="nil"/>
              <w:right w:val="nil"/>
            </w:tcBorders>
            <w:shd w:val="clear" w:color="auto" w:fill="auto"/>
            <w:noWrap/>
            <w:vAlign w:val="center"/>
            <w:hideMark/>
          </w:tcPr>
          <w:p w14:paraId="40CFDE16" w14:textId="77777777" w:rsidR="003802DC" w:rsidRPr="003802DC" w:rsidRDefault="003802DC" w:rsidP="003802DC">
            <w:pPr>
              <w:rPr>
                <w:b/>
                <w:bCs/>
                <w:sz w:val="20"/>
                <w:szCs w:val="20"/>
              </w:rPr>
            </w:pPr>
            <w:r w:rsidRPr="003802DC">
              <w:rPr>
                <w:b/>
                <w:bCs/>
                <w:sz w:val="20"/>
                <w:szCs w:val="20"/>
              </w:rPr>
              <w:t>17</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0187DB32" w14:textId="77777777" w:rsidR="003802DC" w:rsidRPr="003802DC" w:rsidRDefault="003802DC" w:rsidP="003802DC">
            <w:pPr>
              <w:rPr>
                <w:b/>
                <w:bCs/>
                <w:sz w:val="20"/>
                <w:szCs w:val="20"/>
              </w:rPr>
            </w:pPr>
            <w:r w:rsidRPr="003802DC">
              <w:rPr>
                <w:b/>
                <w:bCs/>
                <w:sz w:val="20"/>
                <w:szCs w:val="20"/>
              </w:rPr>
              <w:t>Saturday, August 24, 2024</w:t>
            </w:r>
          </w:p>
        </w:tc>
        <w:tc>
          <w:tcPr>
            <w:tcW w:w="455" w:type="pct"/>
            <w:tcBorders>
              <w:top w:val="nil"/>
              <w:left w:val="nil"/>
              <w:bottom w:val="single" w:sz="4" w:space="0" w:color="auto"/>
              <w:right w:val="single" w:sz="4" w:space="0" w:color="auto"/>
            </w:tcBorders>
            <w:shd w:val="clear" w:color="auto" w:fill="auto"/>
            <w:noWrap/>
            <w:vAlign w:val="bottom"/>
            <w:hideMark/>
          </w:tcPr>
          <w:p w14:paraId="53F0C18A" w14:textId="77777777" w:rsidR="003802DC" w:rsidRPr="003802DC" w:rsidRDefault="003802DC" w:rsidP="003802DC">
            <w:pPr>
              <w:rPr>
                <w:b/>
                <w:bCs/>
                <w:sz w:val="20"/>
                <w:szCs w:val="20"/>
              </w:rPr>
            </w:pPr>
            <w:r w:rsidRPr="003802DC">
              <w:rPr>
                <w:b/>
                <w:bCs/>
                <w:sz w:val="20"/>
                <w:szCs w:val="20"/>
              </w:rPr>
              <w:t>14,733</w:t>
            </w:r>
          </w:p>
        </w:tc>
        <w:tc>
          <w:tcPr>
            <w:tcW w:w="503" w:type="pct"/>
            <w:tcBorders>
              <w:top w:val="nil"/>
              <w:left w:val="nil"/>
              <w:bottom w:val="single" w:sz="4" w:space="0" w:color="auto"/>
              <w:right w:val="single" w:sz="4" w:space="0" w:color="auto"/>
            </w:tcBorders>
            <w:shd w:val="clear" w:color="auto" w:fill="auto"/>
            <w:noWrap/>
            <w:vAlign w:val="bottom"/>
            <w:hideMark/>
          </w:tcPr>
          <w:p w14:paraId="563DA3B3" w14:textId="77777777" w:rsidR="003802DC" w:rsidRPr="003802DC" w:rsidRDefault="003802DC" w:rsidP="003802DC">
            <w:pPr>
              <w:rPr>
                <w:b/>
                <w:bCs/>
                <w:sz w:val="20"/>
                <w:szCs w:val="20"/>
              </w:rPr>
            </w:pPr>
            <w:r w:rsidRPr="003802DC">
              <w:rPr>
                <w:b/>
                <w:bCs/>
                <w:sz w:val="20"/>
                <w:szCs w:val="20"/>
              </w:rPr>
              <w:t>4.62</w:t>
            </w:r>
          </w:p>
        </w:tc>
        <w:tc>
          <w:tcPr>
            <w:tcW w:w="459" w:type="pct"/>
            <w:tcBorders>
              <w:top w:val="nil"/>
              <w:left w:val="nil"/>
              <w:bottom w:val="single" w:sz="4" w:space="0" w:color="auto"/>
              <w:right w:val="single" w:sz="4" w:space="0" w:color="auto"/>
            </w:tcBorders>
            <w:shd w:val="clear" w:color="auto" w:fill="auto"/>
            <w:noWrap/>
            <w:vAlign w:val="bottom"/>
            <w:hideMark/>
          </w:tcPr>
          <w:p w14:paraId="15BDE3CB" w14:textId="77777777" w:rsidR="003802DC" w:rsidRPr="003802DC" w:rsidRDefault="003802DC" w:rsidP="003802DC">
            <w:pPr>
              <w:rPr>
                <w:b/>
                <w:bCs/>
                <w:sz w:val="20"/>
                <w:szCs w:val="20"/>
              </w:rPr>
            </w:pPr>
            <w:r w:rsidRPr="003802DC">
              <w:rPr>
                <w:b/>
                <w:bCs/>
                <w:sz w:val="20"/>
                <w:szCs w:val="20"/>
              </w:rPr>
              <w:t>31.83</w:t>
            </w:r>
          </w:p>
        </w:tc>
        <w:tc>
          <w:tcPr>
            <w:tcW w:w="452" w:type="pct"/>
            <w:tcBorders>
              <w:top w:val="nil"/>
              <w:left w:val="nil"/>
              <w:bottom w:val="single" w:sz="4" w:space="0" w:color="auto"/>
              <w:right w:val="single" w:sz="4" w:space="0" w:color="auto"/>
            </w:tcBorders>
            <w:shd w:val="clear" w:color="auto" w:fill="auto"/>
            <w:noWrap/>
            <w:vAlign w:val="bottom"/>
            <w:hideMark/>
          </w:tcPr>
          <w:p w14:paraId="30D8AD73" w14:textId="77777777" w:rsidR="003802DC" w:rsidRPr="003802DC" w:rsidRDefault="003802DC" w:rsidP="003802DC">
            <w:pPr>
              <w:rPr>
                <w:b/>
                <w:bCs/>
                <w:sz w:val="20"/>
                <w:szCs w:val="20"/>
              </w:rPr>
            </w:pPr>
            <w:r w:rsidRPr="003802DC">
              <w:rPr>
                <w:b/>
                <w:bCs/>
                <w:sz w:val="20"/>
                <w:szCs w:val="20"/>
              </w:rPr>
              <w:t>210,590</w:t>
            </w:r>
          </w:p>
        </w:tc>
        <w:tc>
          <w:tcPr>
            <w:tcW w:w="503" w:type="pct"/>
            <w:tcBorders>
              <w:top w:val="nil"/>
              <w:left w:val="nil"/>
              <w:bottom w:val="single" w:sz="4" w:space="0" w:color="auto"/>
              <w:right w:val="single" w:sz="4" w:space="0" w:color="auto"/>
            </w:tcBorders>
            <w:shd w:val="clear" w:color="auto" w:fill="auto"/>
            <w:noWrap/>
            <w:vAlign w:val="bottom"/>
            <w:hideMark/>
          </w:tcPr>
          <w:p w14:paraId="0382F24B" w14:textId="77777777" w:rsidR="003802DC" w:rsidRPr="003802DC" w:rsidRDefault="003802DC" w:rsidP="003802DC">
            <w:pPr>
              <w:rPr>
                <w:b/>
                <w:bCs/>
                <w:sz w:val="20"/>
                <w:szCs w:val="20"/>
              </w:rPr>
            </w:pPr>
            <w:r w:rsidRPr="003802DC">
              <w:rPr>
                <w:b/>
                <w:bCs/>
                <w:sz w:val="20"/>
                <w:szCs w:val="20"/>
              </w:rPr>
              <w:t>66.03</w:t>
            </w:r>
          </w:p>
        </w:tc>
        <w:tc>
          <w:tcPr>
            <w:tcW w:w="459" w:type="pct"/>
            <w:tcBorders>
              <w:top w:val="nil"/>
              <w:left w:val="nil"/>
              <w:bottom w:val="single" w:sz="4" w:space="0" w:color="auto"/>
              <w:right w:val="single" w:sz="4" w:space="0" w:color="auto"/>
            </w:tcBorders>
            <w:shd w:val="clear" w:color="auto" w:fill="auto"/>
            <w:noWrap/>
            <w:vAlign w:val="bottom"/>
            <w:hideMark/>
          </w:tcPr>
          <w:p w14:paraId="5195CEBC" w14:textId="77777777" w:rsidR="003802DC" w:rsidRPr="003802DC" w:rsidRDefault="003802DC" w:rsidP="003802DC">
            <w:pPr>
              <w:rPr>
                <w:b/>
                <w:bCs/>
                <w:sz w:val="20"/>
                <w:szCs w:val="20"/>
              </w:rPr>
            </w:pPr>
            <w:r w:rsidRPr="003802DC">
              <w:rPr>
                <w:b/>
                <w:bCs/>
                <w:sz w:val="20"/>
                <w:szCs w:val="20"/>
              </w:rPr>
              <w:t>455.02</w:t>
            </w:r>
          </w:p>
        </w:tc>
        <w:tc>
          <w:tcPr>
            <w:tcW w:w="452" w:type="pct"/>
            <w:tcBorders>
              <w:top w:val="nil"/>
              <w:left w:val="nil"/>
              <w:bottom w:val="single" w:sz="4" w:space="0" w:color="auto"/>
              <w:right w:val="single" w:sz="4" w:space="0" w:color="auto"/>
            </w:tcBorders>
            <w:shd w:val="clear" w:color="auto" w:fill="auto"/>
            <w:noWrap/>
            <w:vAlign w:val="bottom"/>
            <w:hideMark/>
          </w:tcPr>
          <w:p w14:paraId="7B28D191" w14:textId="77777777" w:rsidR="003802DC" w:rsidRPr="003802DC" w:rsidRDefault="003802DC" w:rsidP="003802DC">
            <w:pPr>
              <w:rPr>
                <w:b/>
                <w:bCs/>
                <w:sz w:val="20"/>
                <w:szCs w:val="20"/>
              </w:rPr>
            </w:pPr>
            <w:r w:rsidRPr="003802DC">
              <w:rPr>
                <w:b/>
                <w:bCs/>
                <w:sz w:val="20"/>
                <w:szCs w:val="20"/>
              </w:rPr>
              <w:t>10.23</w:t>
            </w:r>
          </w:p>
        </w:tc>
      </w:tr>
      <w:tr w:rsidR="00A72777" w:rsidRPr="00157C6D" w14:paraId="4234904E" w14:textId="77777777" w:rsidTr="00157C6D">
        <w:trPr>
          <w:trHeight w:val="285"/>
        </w:trPr>
        <w:tc>
          <w:tcPr>
            <w:tcW w:w="243" w:type="pct"/>
            <w:tcBorders>
              <w:top w:val="nil"/>
              <w:left w:val="nil"/>
              <w:bottom w:val="nil"/>
              <w:right w:val="nil"/>
            </w:tcBorders>
            <w:shd w:val="clear" w:color="auto" w:fill="auto"/>
            <w:noWrap/>
            <w:vAlign w:val="center"/>
            <w:hideMark/>
          </w:tcPr>
          <w:p w14:paraId="63C3E8D8" w14:textId="77777777" w:rsidR="003802DC" w:rsidRPr="003802DC" w:rsidRDefault="003802DC" w:rsidP="003802DC">
            <w:pPr>
              <w:rPr>
                <w:b/>
                <w:bCs/>
                <w:sz w:val="20"/>
                <w:szCs w:val="20"/>
              </w:rPr>
            </w:pPr>
            <w:r w:rsidRPr="003802DC">
              <w:rPr>
                <w:b/>
                <w:bCs/>
                <w:sz w:val="20"/>
                <w:szCs w:val="20"/>
              </w:rPr>
              <w:t>18</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6DC89390" w14:textId="77777777" w:rsidR="003802DC" w:rsidRPr="003802DC" w:rsidRDefault="003802DC" w:rsidP="003802DC">
            <w:pPr>
              <w:rPr>
                <w:b/>
                <w:bCs/>
                <w:sz w:val="20"/>
                <w:szCs w:val="20"/>
              </w:rPr>
            </w:pPr>
            <w:r w:rsidRPr="003802DC">
              <w:rPr>
                <w:b/>
                <w:bCs/>
                <w:sz w:val="20"/>
                <w:szCs w:val="20"/>
              </w:rPr>
              <w:t>Sunday, August 25, 2024</w:t>
            </w:r>
          </w:p>
        </w:tc>
        <w:tc>
          <w:tcPr>
            <w:tcW w:w="455" w:type="pct"/>
            <w:tcBorders>
              <w:top w:val="nil"/>
              <w:left w:val="nil"/>
              <w:bottom w:val="single" w:sz="4" w:space="0" w:color="auto"/>
              <w:right w:val="single" w:sz="4" w:space="0" w:color="auto"/>
            </w:tcBorders>
            <w:shd w:val="clear" w:color="auto" w:fill="auto"/>
            <w:noWrap/>
            <w:vAlign w:val="bottom"/>
            <w:hideMark/>
          </w:tcPr>
          <w:p w14:paraId="42D1E722" w14:textId="77777777" w:rsidR="003802DC" w:rsidRPr="003802DC" w:rsidRDefault="003802DC" w:rsidP="003802DC">
            <w:pPr>
              <w:rPr>
                <w:b/>
                <w:bCs/>
                <w:sz w:val="20"/>
                <w:szCs w:val="20"/>
              </w:rPr>
            </w:pPr>
            <w:r w:rsidRPr="003802DC">
              <w:rPr>
                <w:b/>
                <w:bCs/>
                <w:sz w:val="20"/>
                <w:szCs w:val="20"/>
              </w:rPr>
              <w:t>14,546</w:t>
            </w:r>
          </w:p>
        </w:tc>
        <w:tc>
          <w:tcPr>
            <w:tcW w:w="503" w:type="pct"/>
            <w:tcBorders>
              <w:top w:val="nil"/>
              <w:left w:val="nil"/>
              <w:bottom w:val="single" w:sz="4" w:space="0" w:color="auto"/>
              <w:right w:val="single" w:sz="4" w:space="0" w:color="auto"/>
            </w:tcBorders>
            <w:shd w:val="clear" w:color="auto" w:fill="auto"/>
            <w:noWrap/>
            <w:vAlign w:val="bottom"/>
            <w:hideMark/>
          </w:tcPr>
          <w:p w14:paraId="099CEBE1" w14:textId="77777777" w:rsidR="003802DC" w:rsidRPr="003802DC" w:rsidRDefault="003802DC" w:rsidP="003802DC">
            <w:pPr>
              <w:rPr>
                <w:b/>
                <w:bCs/>
                <w:sz w:val="20"/>
                <w:szCs w:val="20"/>
              </w:rPr>
            </w:pPr>
            <w:r w:rsidRPr="003802DC">
              <w:rPr>
                <w:b/>
                <w:bCs/>
                <w:sz w:val="20"/>
                <w:szCs w:val="20"/>
              </w:rPr>
              <w:t>4.56</w:t>
            </w:r>
          </w:p>
        </w:tc>
        <w:tc>
          <w:tcPr>
            <w:tcW w:w="459" w:type="pct"/>
            <w:tcBorders>
              <w:top w:val="nil"/>
              <w:left w:val="nil"/>
              <w:bottom w:val="single" w:sz="4" w:space="0" w:color="auto"/>
              <w:right w:val="single" w:sz="4" w:space="0" w:color="auto"/>
            </w:tcBorders>
            <w:shd w:val="clear" w:color="auto" w:fill="auto"/>
            <w:noWrap/>
            <w:vAlign w:val="bottom"/>
            <w:hideMark/>
          </w:tcPr>
          <w:p w14:paraId="6411D91F" w14:textId="77777777" w:rsidR="003802DC" w:rsidRPr="003802DC" w:rsidRDefault="003802DC" w:rsidP="003802DC">
            <w:pPr>
              <w:rPr>
                <w:b/>
                <w:bCs/>
                <w:sz w:val="20"/>
                <w:szCs w:val="20"/>
              </w:rPr>
            </w:pPr>
            <w:r w:rsidRPr="003802DC">
              <w:rPr>
                <w:b/>
                <w:bCs/>
                <w:sz w:val="20"/>
                <w:szCs w:val="20"/>
              </w:rPr>
              <w:t>31.43</w:t>
            </w:r>
          </w:p>
        </w:tc>
        <w:tc>
          <w:tcPr>
            <w:tcW w:w="452" w:type="pct"/>
            <w:tcBorders>
              <w:top w:val="nil"/>
              <w:left w:val="nil"/>
              <w:bottom w:val="single" w:sz="4" w:space="0" w:color="auto"/>
              <w:right w:val="single" w:sz="4" w:space="0" w:color="auto"/>
            </w:tcBorders>
            <w:shd w:val="clear" w:color="auto" w:fill="auto"/>
            <w:noWrap/>
            <w:vAlign w:val="bottom"/>
            <w:hideMark/>
          </w:tcPr>
          <w:p w14:paraId="1BC377EB" w14:textId="77777777" w:rsidR="003802DC" w:rsidRPr="003802DC" w:rsidRDefault="003802DC" w:rsidP="003802DC">
            <w:pPr>
              <w:rPr>
                <w:b/>
                <w:bCs/>
                <w:sz w:val="20"/>
                <w:szCs w:val="20"/>
              </w:rPr>
            </w:pPr>
            <w:r w:rsidRPr="003802DC">
              <w:rPr>
                <w:b/>
                <w:bCs/>
                <w:sz w:val="20"/>
                <w:szCs w:val="20"/>
              </w:rPr>
              <w:t>225,136</w:t>
            </w:r>
          </w:p>
        </w:tc>
        <w:tc>
          <w:tcPr>
            <w:tcW w:w="503" w:type="pct"/>
            <w:tcBorders>
              <w:top w:val="nil"/>
              <w:left w:val="nil"/>
              <w:bottom w:val="single" w:sz="4" w:space="0" w:color="auto"/>
              <w:right w:val="single" w:sz="4" w:space="0" w:color="auto"/>
            </w:tcBorders>
            <w:shd w:val="clear" w:color="auto" w:fill="auto"/>
            <w:noWrap/>
            <w:vAlign w:val="bottom"/>
            <w:hideMark/>
          </w:tcPr>
          <w:p w14:paraId="34DC3D4D" w14:textId="77777777" w:rsidR="003802DC" w:rsidRPr="003802DC" w:rsidRDefault="003802DC" w:rsidP="003802DC">
            <w:pPr>
              <w:rPr>
                <w:b/>
                <w:bCs/>
                <w:sz w:val="20"/>
                <w:szCs w:val="20"/>
              </w:rPr>
            </w:pPr>
            <w:r w:rsidRPr="003802DC">
              <w:rPr>
                <w:b/>
                <w:bCs/>
                <w:sz w:val="20"/>
                <w:szCs w:val="20"/>
              </w:rPr>
              <w:t>70.59</w:t>
            </w:r>
          </w:p>
        </w:tc>
        <w:tc>
          <w:tcPr>
            <w:tcW w:w="459" w:type="pct"/>
            <w:tcBorders>
              <w:top w:val="nil"/>
              <w:left w:val="nil"/>
              <w:bottom w:val="single" w:sz="4" w:space="0" w:color="auto"/>
              <w:right w:val="single" w:sz="4" w:space="0" w:color="auto"/>
            </w:tcBorders>
            <w:shd w:val="clear" w:color="auto" w:fill="auto"/>
            <w:noWrap/>
            <w:vAlign w:val="bottom"/>
            <w:hideMark/>
          </w:tcPr>
          <w:p w14:paraId="00287F07" w14:textId="77777777" w:rsidR="003802DC" w:rsidRPr="003802DC" w:rsidRDefault="003802DC" w:rsidP="003802DC">
            <w:pPr>
              <w:rPr>
                <w:b/>
                <w:bCs/>
                <w:sz w:val="20"/>
                <w:szCs w:val="20"/>
              </w:rPr>
            </w:pPr>
            <w:r w:rsidRPr="003802DC">
              <w:rPr>
                <w:b/>
                <w:bCs/>
                <w:sz w:val="20"/>
                <w:szCs w:val="20"/>
              </w:rPr>
              <w:t>486.45</w:t>
            </w:r>
          </w:p>
        </w:tc>
        <w:tc>
          <w:tcPr>
            <w:tcW w:w="452" w:type="pct"/>
            <w:tcBorders>
              <w:top w:val="nil"/>
              <w:left w:val="nil"/>
              <w:bottom w:val="single" w:sz="4" w:space="0" w:color="auto"/>
              <w:right w:val="single" w:sz="4" w:space="0" w:color="auto"/>
            </w:tcBorders>
            <w:shd w:val="clear" w:color="auto" w:fill="auto"/>
            <w:noWrap/>
            <w:vAlign w:val="bottom"/>
            <w:hideMark/>
          </w:tcPr>
          <w:p w14:paraId="2C9DF108" w14:textId="77777777" w:rsidR="003802DC" w:rsidRPr="003802DC" w:rsidRDefault="003802DC" w:rsidP="003802DC">
            <w:pPr>
              <w:rPr>
                <w:b/>
                <w:bCs/>
                <w:sz w:val="20"/>
                <w:szCs w:val="20"/>
              </w:rPr>
            </w:pPr>
            <w:r w:rsidRPr="003802DC">
              <w:rPr>
                <w:b/>
                <w:bCs/>
                <w:sz w:val="20"/>
                <w:szCs w:val="20"/>
              </w:rPr>
              <w:t>10.1</w:t>
            </w:r>
          </w:p>
        </w:tc>
      </w:tr>
      <w:tr w:rsidR="00A72777" w:rsidRPr="00157C6D" w14:paraId="39FE666B" w14:textId="77777777" w:rsidTr="00157C6D">
        <w:trPr>
          <w:trHeight w:val="285"/>
        </w:trPr>
        <w:tc>
          <w:tcPr>
            <w:tcW w:w="243" w:type="pct"/>
            <w:tcBorders>
              <w:top w:val="nil"/>
              <w:left w:val="nil"/>
              <w:bottom w:val="nil"/>
              <w:right w:val="nil"/>
            </w:tcBorders>
            <w:shd w:val="clear" w:color="auto" w:fill="auto"/>
            <w:noWrap/>
            <w:vAlign w:val="center"/>
            <w:hideMark/>
          </w:tcPr>
          <w:p w14:paraId="7590E4BD" w14:textId="77777777" w:rsidR="003802DC" w:rsidRPr="003802DC" w:rsidRDefault="003802DC" w:rsidP="003802DC">
            <w:pPr>
              <w:rPr>
                <w:b/>
                <w:bCs/>
                <w:sz w:val="20"/>
                <w:szCs w:val="20"/>
              </w:rPr>
            </w:pPr>
            <w:r w:rsidRPr="003802DC">
              <w:rPr>
                <w:b/>
                <w:bCs/>
                <w:sz w:val="20"/>
                <w:szCs w:val="20"/>
              </w:rPr>
              <w:t>19</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52A40FC9" w14:textId="77777777" w:rsidR="003802DC" w:rsidRPr="003802DC" w:rsidRDefault="003802DC" w:rsidP="003802DC">
            <w:pPr>
              <w:rPr>
                <w:b/>
                <w:bCs/>
                <w:sz w:val="20"/>
                <w:szCs w:val="20"/>
              </w:rPr>
            </w:pPr>
            <w:r w:rsidRPr="003802DC">
              <w:rPr>
                <w:b/>
                <w:bCs/>
                <w:sz w:val="20"/>
                <w:szCs w:val="20"/>
              </w:rPr>
              <w:t>Monday, August 26, 2024</w:t>
            </w:r>
          </w:p>
        </w:tc>
        <w:tc>
          <w:tcPr>
            <w:tcW w:w="455" w:type="pct"/>
            <w:tcBorders>
              <w:top w:val="nil"/>
              <w:left w:val="nil"/>
              <w:bottom w:val="single" w:sz="4" w:space="0" w:color="auto"/>
              <w:right w:val="single" w:sz="4" w:space="0" w:color="auto"/>
            </w:tcBorders>
            <w:shd w:val="clear" w:color="auto" w:fill="auto"/>
            <w:noWrap/>
            <w:vAlign w:val="bottom"/>
            <w:hideMark/>
          </w:tcPr>
          <w:p w14:paraId="7AFE65DC" w14:textId="77777777" w:rsidR="003802DC" w:rsidRPr="003802DC" w:rsidRDefault="003802DC" w:rsidP="003802DC">
            <w:pPr>
              <w:rPr>
                <w:b/>
                <w:bCs/>
                <w:sz w:val="20"/>
                <w:szCs w:val="20"/>
              </w:rPr>
            </w:pPr>
            <w:r w:rsidRPr="003802DC">
              <w:rPr>
                <w:b/>
                <w:bCs/>
                <w:sz w:val="20"/>
                <w:szCs w:val="20"/>
              </w:rPr>
              <w:t>13,294</w:t>
            </w:r>
          </w:p>
        </w:tc>
        <w:tc>
          <w:tcPr>
            <w:tcW w:w="503" w:type="pct"/>
            <w:tcBorders>
              <w:top w:val="nil"/>
              <w:left w:val="nil"/>
              <w:bottom w:val="single" w:sz="4" w:space="0" w:color="auto"/>
              <w:right w:val="single" w:sz="4" w:space="0" w:color="auto"/>
            </w:tcBorders>
            <w:shd w:val="clear" w:color="auto" w:fill="auto"/>
            <w:noWrap/>
            <w:vAlign w:val="bottom"/>
            <w:hideMark/>
          </w:tcPr>
          <w:p w14:paraId="0C96B2F1" w14:textId="77777777" w:rsidR="003802DC" w:rsidRPr="003802DC" w:rsidRDefault="003802DC" w:rsidP="003802DC">
            <w:pPr>
              <w:rPr>
                <w:b/>
                <w:bCs/>
                <w:sz w:val="20"/>
                <w:szCs w:val="20"/>
              </w:rPr>
            </w:pPr>
            <w:r w:rsidRPr="003802DC">
              <w:rPr>
                <w:b/>
                <w:bCs/>
                <w:sz w:val="20"/>
                <w:szCs w:val="20"/>
              </w:rPr>
              <w:t>4.17</w:t>
            </w:r>
          </w:p>
        </w:tc>
        <w:tc>
          <w:tcPr>
            <w:tcW w:w="459" w:type="pct"/>
            <w:tcBorders>
              <w:top w:val="nil"/>
              <w:left w:val="nil"/>
              <w:bottom w:val="single" w:sz="4" w:space="0" w:color="auto"/>
              <w:right w:val="single" w:sz="4" w:space="0" w:color="auto"/>
            </w:tcBorders>
            <w:shd w:val="clear" w:color="auto" w:fill="auto"/>
            <w:noWrap/>
            <w:vAlign w:val="bottom"/>
            <w:hideMark/>
          </w:tcPr>
          <w:p w14:paraId="0C5B9182" w14:textId="77777777" w:rsidR="003802DC" w:rsidRPr="003802DC" w:rsidRDefault="003802DC" w:rsidP="003802DC">
            <w:pPr>
              <w:rPr>
                <w:b/>
                <w:bCs/>
                <w:sz w:val="20"/>
                <w:szCs w:val="20"/>
              </w:rPr>
            </w:pPr>
            <w:r w:rsidRPr="003802DC">
              <w:rPr>
                <w:b/>
                <w:bCs/>
                <w:sz w:val="20"/>
                <w:szCs w:val="20"/>
              </w:rPr>
              <w:t>28.72</w:t>
            </w:r>
          </w:p>
        </w:tc>
        <w:tc>
          <w:tcPr>
            <w:tcW w:w="452" w:type="pct"/>
            <w:tcBorders>
              <w:top w:val="nil"/>
              <w:left w:val="nil"/>
              <w:bottom w:val="single" w:sz="4" w:space="0" w:color="auto"/>
              <w:right w:val="single" w:sz="4" w:space="0" w:color="auto"/>
            </w:tcBorders>
            <w:shd w:val="clear" w:color="auto" w:fill="auto"/>
            <w:noWrap/>
            <w:vAlign w:val="bottom"/>
            <w:hideMark/>
          </w:tcPr>
          <w:p w14:paraId="2FE9E66B" w14:textId="77777777" w:rsidR="003802DC" w:rsidRPr="003802DC" w:rsidRDefault="003802DC" w:rsidP="003802DC">
            <w:pPr>
              <w:rPr>
                <w:b/>
                <w:bCs/>
                <w:sz w:val="20"/>
                <w:szCs w:val="20"/>
              </w:rPr>
            </w:pPr>
            <w:r w:rsidRPr="003802DC">
              <w:rPr>
                <w:b/>
                <w:bCs/>
                <w:sz w:val="20"/>
                <w:szCs w:val="20"/>
              </w:rPr>
              <w:t>238,430</w:t>
            </w:r>
          </w:p>
        </w:tc>
        <w:tc>
          <w:tcPr>
            <w:tcW w:w="503" w:type="pct"/>
            <w:tcBorders>
              <w:top w:val="nil"/>
              <w:left w:val="nil"/>
              <w:bottom w:val="single" w:sz="4" w:space="0" w:color="auto"/>
              <w:right w:val="single" w:sz="4" w:space="0" w:color="auto"/>
            </w:tcBorders>
            <w:shd w:val="clear" w:color="auto" w:fill="auto"/>
            <w:noWrap/>
            <w:vAlign w:val="bottom"/>
            <w:hideMark/>
          </w:tcPr>
          <w:p w14:paraId="3B396792" w14:textId="77777777" w:rsidR="003802DC" w:rsidRPr="003802DC" w:rsidRDefault="003802DC" w:rsidP="003802DC">
            <w:pPr>
              <w:rPr>
                <w:b/>
                <w:bCs/>
                <w:sz w:val="20"/>
                <w:szCs w:val="20"/>
              </w:rPr>
            </w:pPr>
            <w:r w:rsidRPr="003802DC">
              <w:rPr>
                <w:b/>
                <w:bCs/>
                <w:sz w:val="20"/>
                <w:szCs w:val="20"/>
              </w:rPr>
              <w:t>74.75</w:t>
            </w:r>
          </w:p>
        </w:tc>
        <w:tc>
          <w:tcPr>
            <w:tcW w:w="459" w:type="pct"/>
            <w:tcBorders>
              <w:top w:val="nil"/>
              <w:left w:val="nil"/>
              <w:bottom w:val="single" w:sz="4" w:space="0" w:color="auto"/>
              <w:right w:val="single" w:sz="4" w:space="0" w:color="auto"/>
            </w:tcBorders>
            <w:shd w:val="clear" w:color="auto" w:fill="auto"/>
            <w:noWrap/>
            <w:vAlign w:val="bottom"/>
            <w:hideMark/>
          </w:tcPr>
          <w:p w14:paraId="24471792" w14:textId="77777777" w:rsidR="003802DC" w:rsidRPr="003802DC" w:rsidRDefault="003802DC" w:rsidP="003802DC">
            <w:pPr>
              <w:rPr>
                <w:b/>
                <w:bCs/>
                <w:sz w:val="20"/>
                <w:szCs w:val="20"/>
              </w:rPr>
            </w:pPr>
            <w:r w:rsidRPr="003802DC">
              <w:rPr>
                <w:b/>
                <w:bCs/>
                <w:sz w:val="20"/>
                <w:szCs w:val="20"/>
              </w:rPr>
              <w:t>515.17</w:t>
            </w:r>
          </w:p>
        </w:tc>
        <w:tc>
          <w:tcPr>
            <w:tcW w:w="452" w:type="pct"/>
            <w:tcBorders>
              <w:top w:val="nil"/>
              <w:left w:val="nil"/>
              <w:bottom w:val="single" w:sz="4" w:space="0" w:color="auto"/>
              <w:right w:val="single" w:sz="4" w:space="0" w:color="auto"/>
            </w:tcBorders>
            <w:shd w:val="clear" w:color="auto" w:fill="auto"/>
            <w:noWrap/>
            <w:vAlign w:val="bottom"/>
            <w:hideMark/>
          </w:tcPr>
          <w:p w14:paraId="565FF31C" w14:textId="77777777" w:rsidR="003802DC" w:rsidRPr="003802DC" w:rsidRDefault="003802DC" w:rsidP="003802DC">
            <w:pPr>
              <w:rPr>
                <w:b/>
                <w:bCs/>
                <w:sz w:val="20"/>
                <w:szCs w:val="20"/>
              </w:rPr>
            </w:pPr>
            <w:r w:rsidRPr="003802DC">
              <w:rPr>
                <w:b/>
                <w:bCs/>
                <w:sz w:val="20"/>
                <w:szCs w:val="20"/>
              </w:rPr>
              <w:t>9.23</w:t>
            </w:r>
          </w:p>
        </w:tc>
      </w:tr>
      <w:tr w:rsidR="00A72777" w:rsidRPr="00157C6D" w14:paraId="267A3CA9" w14:textId="77777777" w:rsidTr="00157C6D">
        <w:trPr>
          <w:trHeight w:val="285"/>
        </w:trPr>
        <w:tc>
          <w:tcPr>
            <w:tcW w:w="243" w:type="pct"/>
            <w:tcBorders>
              <w:top w:val="nil"/>
              <w:left w:val="nil"/>
              <w:bottom w:val="nil"/>
              <w:right w:val="nil"/>
            </w:tcBorders>
            <w:shd w:val="clear" w:color="auto" w:fill="auto"/>
            <w:noWrap/>
            <w:vAlign w:val="center"/>
            <w:hideMark/>
          </w:tcPr>
          <w:p w14:paraId="6FABEA44" w14:textId="77777777" w:rsidR="003802DC" w:rsidRPr="003802DC" w:rsidRDefault="003802DC" w:rsidP="003802DC">
            <w:pPr>
              <w:rPr>
                <w:b/>
                <w:bCs/>
                <w:sz w:val="20"/>
                <w:szCs w:val="20"/>
              </w:rPr>
            </w:pPr>
            <w:r w:rsidRPr="003802DC">
              <w:rPr>
                <w:b/>
                <w:bCs/>
                <w:sz w:val="20"/>
                <w:szCs w:val="20"/>
              </w:rPr>
              <w:t>20</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314712EA" w14:textId="77777777" w:rsidR="003802DC" w:rsidRPr="003802DC" w:rsidRDefault="003802DC" w:rsidP="003802DC">
            <w:pPr>
              <w:rPr>
                <w:b/>
                <w:bCs/>
                <w:sz w:val="20"/>
                <w:szCs w:val="20"/>
              </w:rPr>
            </w:pPr>
            <w:r w:rsidRPr="003802DC">
              <w:rPr>
                <w:b/>
                <w:bCs/>
                <w:sz w:val="20"/>
                <w:szCs w:val="20"/>
              </w:rPr>
              <w:t>Tuesday, August 27, 2024</w:t>
            </w:r>
          </w:p>
        </w:tc>
        <w:tc>
          <w:tcPr>
            <w:tcW w:w="455" w:type="pct"/>
            <w:tcBorders>
              <w:top w:val="nil"/>
              <w:left w:val="nil"/>
              <w:bottom w:val="single" w:sz="4" w:space="0" w:color="auto"/>
              <w:right w:val="single" w:sz="4" w:space="0" w:color="auto"/>
            </w:tcBorders>
            <w:shd w:val="clear" w:color="auto" w:fill="auto"/>
            <w:noWrap/>
            <w:vAlign w:val="bottom"/>
            <w:hideMark/>
          </w:tcPr>
          <w:p w14:paraId="0EAD572E" w14:textId="77777777" w:rsidR="003802DC" w:rsidRPr="003802DC" w:rsidRDefault="003802DC" w:rsidP="003802DC">
            <w:pPr>
              <w:rPr>
                <w:b/>
                <w:bCs/>
                <w:sz w:val="20"/>
                <w:szCs w:val="20"/>
              </w:rPr>
            </w:pPr>
            <w:r w:rsidRPr="003802DC">
              <w:rPr>
                <w:b/>
                <w:bCs/>
                <w:sz w:val="20"/>
                <w:szCs w:val="20"/>
              </w:rPr>
              <w:t>13,779</w:t>
            </w:r>
          </w:p>
        </w:tc>
        <w:tc>
          <w:tcPr>
            <w:tcW w:w="503" w:type="pct"/>
            <w:tcBorders>
              <w:top w:val="nil"/>
              <w:left w:val="nil"/>
              <w:bottom w:val="single" w:sz="4" w:space="0" w:color="auto"/>
              <w:right w:val="single" w:sz="4" w:space="0" w:color="auto"/>
            </w:tcBorders>
            <w:shd w:val="clear" w:color="auto" w:fill="auto"/>
            <w:noWrap/>
            <w:vAlign w:val="bottom"/>
            <w:hideMark/>
          </w:tcPr>
          <w:p w14:paraId="2AF62DB8" w14:textId="77777777" w:rsidR="003802DC" w:rsidRPr="003802DC" w:rsidRDefault="003802DC" w:rsidP="003802DC">
            <w:pPr>
              <w:rPr>
                <w:b/>
                <w:bCs/>
                <w:sz w:val="20"/>
                <w:szCs w:val="20"/>
              </w:rPr>
            </w:pPr>
            <w:r w:rsidRPr="003802DC">
              <w:rPr>
                <w:b/>
                <w:bCs/>
                <w:sz w:val="20"/>
                <w:szCs w:val="20"/>
              </w:rPr>
              <w:t>4.32</w:t>
            </w:r>
          </w:p>
        </w:tc>
        <w:tc>
          <w:tcPr>
            <w:tcW w:w="459" w:type="pct"/>
            <w:tcBorders>
              <w:top w:val="nil"/>
              <w:left w:val="nil"/>
              <w:bottom w:val="single" w:sz="4" w:space="0" w:color="auto"/>
              <w:right w:val="single" w:sz="4" w:space="0" w:color="auto"/>
            </w:tcBorders>
            <w:shd w:val="clear" w:color="auto" w:fill="auto"/>
            <w:noWrap/>
            <w:vAlign w:val="bottom"/>
            <w:hideMark/>
          </w:tcPr>
          <w:p w14:paraId="4144B38D" w14:textId="77777777" w:rsidR="003802DC" w:rsidRPr="003802DC" w:rsidRDefault="003802DC" w:rsidP="003802DC">
            <w:pPr>
              <w:rPr>
                <w:b/>
                <w:bCs/>
                <w:sz w:val="20"/>
                <w:szCs w:val="20"/>
              </w:rPr>
            </w:pPr>
            <w:r w:rsidRPr="003802DC">
              <w:rPr>
                <w:b/>
                <w:bCs/>
                <w:sz w:val="20"/>
                <w:szCs w:val="20"/>
              </w:rPr>
              <w:t>29.77</w:t>
            </w:r>
          </w:p>
        </w:tc>
        <w:tc>
          <w:tcPr>
            <w:tcW w:w="452" w:type="pct"/>
            <w:tcBorders>
              <w:top w:val="nil"/>
              <w:left w:val="nil"/>
              <w:bottom w:val="single" w:sz="4" w:space="0" w:color="auto"/>
              <w:right w:val="single" w:sz="4" w:space="0" w:color="auto"/>
            </w:tcBorders>
            <w:shd w:val="clear" w:color="auto" w:fill="auto"/>
            <w:noWrap/>
            <w:vAlign w:val="bottom"/>
            <w:hideMark/>
          </w:tcPr>
          <w:p w14:paraId="03A8FB8C" w14:textId="77777777" w:rsidR="003802DC" w:rsidRPr="003802DC" w:rsidRDefault="003802DC" w:rsidP="003802DC">
            <w:pPr>
              <w:rPr>
                <w:b/>
                <w:bCs/>
                <w:sz w:val="20"/>
                <w:szCs w:val="20"/>
              </w:rPr>
            </w:pPr>
            <w:r w:rsidRPr="003802DC">
              <w:rPr>
                <w:b/>
                <w:bCs/>
                <w:sz w:val="20"/>
                <w:szCs w:val="20"/>
              </w:rPr>
              <w:t>252,209</w:t>
            </w:r>
          </w:p>
        </w:tc>
        <w:tc>
          <w:tcPr>
            <w:tcW w:w="503" w:type="pct"/>
            <w:tcBorders>
              <w:top w:val="nil"/>
              <w:left w:val="nil"/>
              <w:bottom w:val="single" w:sz="4" w:space="0" w:color="auto"/>
              <w:right w:val="single" w:sz="4" w:space="0" w:color="auto"/>
            </w:tcBorders>
            <w:shd w:val="clear" w:color="auto" w:fill="auto"/>
            <w:noWrap/>
            <w:vAlign w:val="bottom"/>
            <w:hideMark/>
          </w:tcPr>
          <w:p w14:paraId="04C6DCBD" w14:textId="77777777" w:rsidR="003802DC" w:rsidRPr="003802DC" w:rsidRDefault="003802DC" w:rsidP="003802DC">
            <w:pPr>
              <w:rPr>
                <w:b/>
                <w:bCs/>
                <w:sz w:val="20"/>
                <w:szCs w:val="20"/>
              </w:rPr>
            </w:pPr>
            <w:r w:rsidRPr="003802DC">
              <w:rPr>
                <w:b/>
                <w:bCs/>
                <w:sz w:val="20"/>
                <w:szCs w:val="20"/>
              </w:rPr>
              <w:t>79.08</w:t>
            </w:r>
          </w:p>
        </w:tc>
        <w:tc>
          <w:tcPr>
            <w:tcW w:w="459" w:type="pct"/>
            <w:tcBorders>
              <w:top w:val="nil"/>
              <w:left w:val="nil"/>
              <w:bottom w:val="single" w:sz="4" w:space="0" w:color="auto"/>
              <w:right w:val="single" w:sz="4" w:space="0" w:color="auto"/>
            </w:tcBorders>
            <w:shd w:val="clear" w:color="auto" w:fill="auto"/>
            <w:noWrap/>
            <w:vAlign w:val="bottom"/>
            <w:hideMark/>
          </w:tcPr>
          <w:p w14:paraId="5C0EFEF2" w14:textId="77777777" w:rsidR="003802DC" w:rsidRPr="003802DC" w:rsidRDefault="003802DC" w:rsidP="003802DC">
            <w:pPr>
              <w:rPr>
                <w:b/>
                <w:bCs/>
                <w:sz w:val="20"/>
                <w:szCs w:val="20"/>
              </w:rPr>
            </w:pPr>
            <w:r w:rsidRPr="003802DC">
              <w:rPr>
                <w:b/>
                <w:bCs/>
                <w:sz w:val="20"/>
                <w:szCs w:val="20"/>
              </w:rPr>
              <w:t>544.95</w:t>
            </w:r>
          </w:p>
        </w:tc>
        <w:tc>
          <w:tcPr>
            <w:tcW w:w="452" w:type="pct"/>
            <w:tcBorders>
              <w:top w:val="nil"/>
              <w:left w:val="nil"/>
              <w:bottom w:val="single" w:sz="4" w:space="0" w:color="auto"/>
              <w:right w:val="single" w:sz="4" w:space="0" w:color="auto"/>
            </w:tcBorders>
            <w:shd w:val="clear" w:color="auto" w:fill="auto"/>
            <w:noWrap/>
            <w:vAlign w:val="bottom"/>
            <w:hideMark/>
          </w:tcPr>
          <w:p w14:paraId="46578446" w14:textId="77777777" w:rsidR="003802DC" w:rsidRPr="003802DC" w:rsidRDefault="003802DC" w:rsidP="003802DC">
            <w:pPr>
              <w:rPr>
                <w:b/>
                <w:bCs/>
                <w:sz w:val="20"/>
                <w:szCs w:val="20"/>
              </w:rPr>
            </w:pPr>
            <w:r w:rsidRPr="003802DC">
              <w:rPr>
                <w:b/>
                <w:bCs/>
                <w:sz w:val="20"/>
                <w:szCs w:val="20"/>
              </w:rPr>
              <w:t>10</w:t>
            </w:r>
          </w:p>
        </w:tc>
      </w:tr>
      <w:tr w:rsidR="00A72777" w:rsidRPr="00157C6D" w14:paraId="6219DCF0" w14:textId="77777777" w:rsidTr="00157C6D">
        <w:trPr>
          <w:trHeight w:val="285"/>
        </w:trPr>
        <w:tc>
          <w:tcPr>
            <w:tcW w:w="243" w:type="pct"/>
            <w:tcBorders>
              <w:top w:val="nil"/>
              <w:left w:val="nil"/>
              <w:bottom w:val="nil"/>
              <w:right w:val="nil"/>
            </w:tcBorders>
            <w:shd w:val="clear" w:color="auto" w:fill="auto"/>
            <w:noWrap/>
            <w:vAlign w:val="center"/>
            <w:hideMark/>
          </w:tcPr>
          <w:p w14:paraId="3A75E0F5" w14:textId="77777777" w:rsidR="003802DC" w:rsidRPr="003802DC" w:rsidRDefault="003802DC" w:rsidP="003802DC">
            <w:pPr>
              <w:rPr>
                <w:b/>
                <w:bCs/>
                <w:sz w:val="20"/>
                <w:szCs w:val="20"/>
              </w:rPr>
            </w:pPr>
            <w:r w:rsidRPr="003802DC">
              <w:rPr>
                <w:b/>
                <w:bCs/>
                <w:sz w:val="20"/>
                <w:szCs w:val="20"/>
              </w:rPr>
              <w:t>21</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5743EE5F" w14:textId="77777777" w:rsidR="003802DC" w:rsidRPr="003802DC" w:rsidRDefault="003802DC" w:rsidP="003802DC">
            <w:pPr>
              <w:rPr>
                <w:b/>
                <w:bCs/>
                <w:sz w:val="20"/>
                <w:szCs w:val="20"/>
              </w:rPr>
            </w:pPr>
            <w:r w:rsidRPr="003802DC">
              <w:rPr>
                <w:b/>
                <w:bCs/>
                <w:sz w:val="20"/>
                <w:szCs w:val="20"/>
              </w:rPr>
              <w:t>Wednesday, August 28, 2024</w:t>
            </w:r>
          </w:p>
        </w:tc>
        <w:tc>
          <w:tcPr>
            <w:tcW w:w="455" w:type="pct"/>
            <w:tcBorders>
              <w:top w:val="nil"/>
              <w:left w:val="nil"/>
              <w:bottom w:val="single" w:sz="4" w:space="0" w:color="auto"/>
              <w:right w:val="single" w:sz="4" w:space="0" w:color="auto"/>
            </w:tcBorders>
            <w:shd w:val="clear" w:color="auto" w:fill="auto"/>
            <w:noWrap/>
            <w:vAlign w:val="bottom"/>
            <w:hideMark/>
          </w:tcPr>
          <w:p w14:paraId="641C8468" w14:textId="77777777" w:rsidR="003802DC" w:rsidRPr="003802DC" w:rsidRDefault="003802DC" w:rsidP="003802DC">
            <w:pPr>
              <w:rPr>
                <w:b/>
                <w:bCs/>
                <w:sz w:val="20"/>
                <w:szCs w:val="20"/>
              </w:rPr>
            </w:pPr>
            <w:r w:rsidRPr="003802DC">
              <w:rPr>
                <w:b/>
                <w:bCs/>
                <w:sz w:val="20"/>
                <w:szCs w:val="20"/>
              </w:rPr>
              <w:t>14,407</w:t>
            </w:r>
          </w:p>
        </w:tc>
        <w:tc>
          <w:tcPr>
            <w:tcW w:w="503" w:type="pct"/>
            <w:tcBorders>
              <w:top w:val="nil"/>
              <w:left w:val="nil"/>
              <w:bottom w:val="single" w:sz="4" w:space="0" w:color="auto"/>
              <w:right w:val="single" w:sz="4" w:space="0" w:color="auto"/>
            </w:tcBorders>
            <w:shd w:val="clear" w:color="auto" w:fill="auto"/>
            <w:noWrap/>
            <w:vAlign w:val="bottom"/>
            <w:hideMark/>
          </w:tcPr>
          <w:p w14:paraId="35107814"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53DB5920" w14:textId="77777777" w:rsidR="003802DC" w:rsidRPr="003802DC" w:rsidRDefault="003802DC" w:rsidP="003802DC">
            <w:pPr>
              <w:rPr>
                <w:b/>
                <w:bCs/>
                <w:sz w:val="20"/>
                <w:szCs w:val="20"/>
              </w:rPr>
            </w:pPr>
            <w:r w:rsidRPr="003802DC">
              <w:rPr>
                <w:b/>
                <w:bCs/>
                <w:sz w:val="20"/>
                <w:szCs w:val="20"/>
              </w:rPr>
              <w:t>31.13</w:t>
            </w:r>
          </w:p>
        </w:tc>
        <w:tc>
          <w:tcPr>
            <w:tcW w:w="452" w:type="pct"/>
            <w:tcBorders>
              <w:top w:val="nil"/>
              <w:left w:val="nil"/>
              <w:bottom w:val="single" w:sz="4" w:space="0" w:color="auto"/>
              <w:right w:val="single" w:sz="4" w:space="0" w:color="auto"/>
            </w:tcBorders>
            <w:shd w:val="clear" w:color="auto" w:fill="auto"/>
            <w:noWrap/>
            <w:vAlign w:val="bottom"/>
            <w:hideMark/>
          </w:tcPr>
          <w:p w14:paraId="20F713DE" w14:textId="77777777" w:rsidR="003802DC" w:rsidRPr="003802DC" w:rsidRDefault="003802DC" w:rsidP="003802DC">
            <w:pPr>
              <w:rPr>
                <w:b/>
                <w:bCs/>
                <w:sz w:val="20"/>
                <w:szCs w:val="20"/>
              </w:rPr>
            </w:pPr>
            <w:r w:rsidRPr="003802DC">
              <w:rPr>
                <w:b/>
                <w:bCs/>
                <w:sz w:val="20"/>
                <w:szCs w:val="20"/>
              </w:rPr>
              <w:t>266,616</w:t>
            </w:r>
          </w:p>
        </w:tc>
        <w:tc>
          <w:tcPr>
            <w:tcW w:w="503" w:type="pct"/>
            <w:tcBorders>
              <w:top w:val="nil"/>
              <w:left w:val="nil"/>
              <w:bottom w:val="single" w:sz="4" w:space="0" w:color="auto"/>
              <w:right w:val="single" w:sz="4" w:space="0" w:color="auto"/>
            </w:tcBorders>
            <w:shd w:val="clear" w:color="auto" w:fill="auto"/>
            <w:noWrap/>
            <w:vAlign w:val="bottom"/>
            <w:hideMark/>
          </w:tcPr>
          <w:p w14:paraId="41C1ED10" w14:textId="77777777" w:rsidR="003802DC" w:rsidRPr="003802DC" w:rsidRDefault="003802DC" w:rsidP="003802DC">
            <w:pPr>
              <w:rPr>
                <w:b/>
                <w:bCs/>
                <w:sz w:val="20"/>
                <w:szCs w:val="20"/>
              </w:rPr>
            </w:pPr>
            <w:r w:rsidRPr="003802DC">
              <w:rPr>
                <w:b/>
                <w:bCs/>
                <w:sz w:val="20"/>
                <w:szCs w:val="20"/>
              </w:rPr>
              <w:t>83.59</w:t>
            </w:r>
          </w:p>
        </w:tc>
        <w:tc>
          <w:tcPr>
            <w:tcW w:w="459" w:type="pct"/>
            <w:tcBorders>
              <w:top w:val="nil"/>
              <w:left w:val="nil"/>
              <w:bottom w:val="single" w:sz="4" w:space="0" w:color="auto"/>
              <w:right w:val="single" w:sz="4" w:space="0" w:color="auto"/>
            </w:tcBorders>
            <w:shd w:val="clear" w:color="auto" w:fill="auto"/>
            <w:noWrap/>
            <w:vAlign w:val="bottom"/>
            <w:hideMark/>
          </w:tcPr>
          <w:p w14:paraId="47B0483E" w14:textId="77777777" w:rsidR="003802DC" w:rsidRPr="003802DC" w:rsidRDefault="003802DC" w:rsidP="003802DC">
            <w:pPr>
              <w:rPr>
                <w:b/>
                <w:bCs/>
                <w:sz w:val="20"/>
                <w:szCs w:val="20"/>
              </w:rPr>
            </w:pPr>
            <w:r w:rsidRPr="003802DC">
              <w:rPr>
                <w:b/>
                <w:bCs/>
                <w:sz w:val="20"/>
                <w:szCs w:val="20"/>
              </w:rPr>
              <w:t>576.07</w:t>
            </w:r>
          </w:p>
        </w:tc>
        <w:tc>
          <w:tcPr>
            <w:tcW w:w="452" w:type="pct"/>
            <w:tcBorders>
              <w:top w:val="nil"/>
              <w:left w:val="nil"/>
              <w:bottom w:val="single" w:sz="4" w:space="0" w:color="auto"/>
              <w:right w:val="single" w:sz="4" w:space="0" w:color="auto"/>
            </w:tcBorders>
            <w:shd w:val="clear" w:color="auto" w:fill="auto"/>
            <w:noWrap/>
            <w:vAlign w:val="bottom"/>
            <w:hideMark/>
          </w:tcPr>
          <w:p w14:paraId="50D04CA9" w14:textId="77777777" w:rsidR="003802DC" w:rsidRPr="003802DC" w:rsidRDefault="003802DC" w:rsidP="003802DC">
            <w:pPr>
              <w:rPr>
                <w:b/>
                <w:bCs/>
                <w:sz w:val="20"/>
                <w:szCs w:val="20"/>
              </w:rPr>
            </w:pPr>
            <w:r w:rsidRPr="003802DC">
              <w:rPr>
                <w:b/>
                <w:bCs/>
                <w:sz w:val="20"/>
                <w:szCs w:val="20"/>
              </w:rPr>
              <w:t>10</w:t>
            </w:r>
          </w:p>
        </w:tc>
      </w:tr>
      <w:tr w:rsidR="00A72777" w:rsidRPr="00157C6D" w14:paraId="3A87388E" w14:textId="77777777" w:rsidTr="00157C6D">
        <w:trPr>
          <w:trHeight w:val="285"/>
        </w:trPr>
        <w:tc>
          <w:tcPr>
            <w:tcW w:w="243" w:type="pct"/>
            <w:tcBorders>
              <w:top w:val="nil"/>
              <w:left w:val="nil"/>
              <w:bottom w:val="nil"/>
              <w:right w:val="nil"/>
            </w:tcBorders>
            <w:shd w:val="clear" w:color="auto" w:fill="auto"/>
            <w:noWrap/>
            <w:vAlign w:val="center"/>
            <w:hideMark/>
          </w:tcPr>
          <w:p w14:paraId="153DD275" w14:textId="77777777" w:rsidR="003802DC" w:rsidRPr="003802DC" w:rsidRDefault="003802DC" w:rsidP="003802DC">
            <w:pPr>
              <w:rPr>
                <w:b/>
                <w:bCs/>
                <w:sz w:val="20"/>
                <w:szCs w:val="20"/>
              </w:rPr>
            </w:pPr>
            <w:r w:rsidRPr="003802DC">
              <w:rPr>
                <w:b/>
                <w:bCs/>
                <w:sz w:val="20"/>
                <w:szCs w:val="20"/>
              </w:rPr>
              <w:t>22</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7FBFA239" w14:textId="77777777" w:rsidR="003802DC" w:rsidRPr="003802DC" w:rsidRDefault="003802DC" w:rsidP="003802DC">
            <w:pPr>
              <w:rPr>
                <w:b/>
                <w:bCs/>
                <w:sz w:val="20"/>
                <w:szCs w:val="20"/>
              </w:rPr>
            </w:pPr>
            <w:r w:rsidRPr="003802DC">
              <w:rPr>
                <w:b/>
                <w:bCs/>
                <w:sz w:val="20"/>
                <w:szCs w:val="20"/>
              </w:rPr>
              <w:t>Thursday, August 29, 2024</w:t>
            </w:r>
          </w:p>
        </w:tc>
        <w:tc>
          <w:tcPr>
            <w:tcW w:w="455" w:type="pct"/>
            <w:tcBorders>
              <w:top w:val="nil"/>
              <w:left w:val="nil"/>
              <w:bottom w:val="single" w:sz="4" w:space="0" w:color="auto"/>
              <w:right w:val="single" w:sz="4" w:space="0" w:color="auto"/>
            </w:tcBorders>
            <w:shd w:val="clear" w:color="auto" w:fill="auto"/>
            <w:noWrap/>
            <w:vAlign w:val="bottom"/>
            <w:hideMark/>
          </w:tcPr>
          <w:p w14:paraId="75BF6F19" w14:textId="77777777" w:rsidR="003802DC" w:rsidRPr="003802DC" w:rsidRDefault="003802DC" w:rsidP="003802DC">
            <w:pPr>
              <w:rPr>
                <w:b/>
                <w:bCs/>
                <w:sz w:val="20"/>
                <w:szCs w:val="20"/>
              </w:rPr>
            </w:pPr>
            <w:r w:rsidRPr="003802DC">
              <w:rPr>
                <w:b/>
                <w:bCs/>
                <w:sz w:val="20"/>
                <w:szCs w:val="20"/>
              </w:rPr>
              <w:t>14,398</w:t>
            </w:r>
          </w:p>
        </w:tc>
        <w:tc>
          <w:tcPr>
            <w:tcW w:w="503" w:type="pct"/>
            <w:tcBorders>
              <w:top w:val="nil"/>
              <w:left w:val="nil"/>
              <w:bottom w:val="single" w:sz="4" w:space="0" w:color="auto"/>
              <w:right w:val="single" w:sz="4" w:space="0" w:color="auto"/>
            </w:tcBorders>
            <w:shd w:val="clear" w:color="auto" w:fill="auto"/>
            <w:noWrap/>
            <w:vAlign w:val="bottom"/>
            <w:hideMark/>
          </w:tcPr>
          <w:p w14:paraId="4C15FECD" w14:textId="77777777" w:rsidR="003802DC" w:rsidRPr="003802DC" w:rsidRDefault="003802DC" w:rsidP="003802DC">
            <w:pPr>
              <w:rPr>
                <w:b/>
                <w:bCs/>
                <w:sz w:val="20"/>
                <w:szCs w:val="20"/>
              </w:rPr>
            </w:pPr>
            <w:r w:rsidRPr="003802DC">
              <w:rPr>
                <w:b/>
                <w:bCs/>
                <w:sz w:val="20"/>
                <w:szCs w:val="20"/>
              </w:rPr>
              <w:t>4.51</w:t>
            </w:r>
          </w:p>
        </w:tc>
        <w:tc>
          <w:tcPr>
            <w:tcW w:w="459" w:type="pct"/>
            <w:tcBorders>
              <w:top w:val="nil"/>
              <w:left w:val="nil"/>
              <w:bottom w:val="single" w:sz="4" w:space="0" w:color="auto"/>
              <w:right w:val="single" w:sz="4" w:space="0" w:color="auto"/>
            </w:tcBorders>
            <w:shd w:val="clear" w:color="auto" w:fill="auto"/>
            <w:noWrap/>
            <w:vAlign w:val="bottom"/>
            <w:hideMark/>
          </w:tcPr>
          <w:p w14:paraId="02DCEDE5" w14:textId="77777777" w:rsidR="003802DC" w:rsidRPr="003802DC" w:rsidRDefault="003802DC" w:rsidP="003802DC">
            <w:pPr>
              <w:rPr>
                <w:b/>
                <w:bCs/>
                <w:sz w:val="20"/>
                <w:szCs w:val="20"/>
              </w:rPr>
            </w:pPr>
            <w:r w:rsidRPr="003802DC">
              <w:rPr>
                <w:b/>
                <w:bCs/>
                <w:sz w:val="20"/>
                <w:szCs w:val="20"/>
              </w:rPr>
              <w:t>31.11</w:t>
            </w:r>
          </w:p>
        </w:tc>
        <w:tc>
          <w:tcPr>
            <w:tcW w:w="452" w:type="pct"/>
            <w:tcBorders>
              <w:top w:val="nil"/>
              <w:left w:val="nil"/>
              <w:bottom w:val="single" w:sz="4" w:space="0" w:color="auto"/>
              <w:right w:val="single" w:sz="4" w:space="0" w:color="auto"/>
            </w:tcBorders>
            <w:shd w:val="clear" w:color="auto" w:fill="auto"/>
            <w:noWrap/>
            <w:vAlign w:val="bottom"/>
            <w:hideMark/>
          </w:tcPr>
          <w:p w14:paraId="709F217C" w14:textId="77777777" w:rsidR="003802DC" w:rsidRPr="003802DC" w:rsidRDefault="003802DC" w:rsidP="003802DC">
            <w:pPr>
              <w:rPr>
                <w:b/>
                <w:bCs/>
                <w:sz w:val="20"/>
                <w:szCs w:val="20"/>
              </w:rPr>
            </w:pPr>
            <w:r w:rsidRPr="003802DC">
              <w:rPr>
                <w:b/>
                <w:bCs/>
                <w:sz w:val="20"/>
                <w:szCs w:val="20"/>
              </w:rPr>
              <w:t>281,014</w:t>
            </w:r>
          </w:p>
        </w:tc>
        <w:tc>
          <w:tcPr>
            <w:tcW w:w="503" w:type="pct"/>
            <w:tcBorders>
              <w:top w:val="nil"/>
              <w:left w:val="nil"/>
              <w:bottom w:val="single" w:sz="4" w:space="0" w:color="auto"/>
              <w:right w:val="single" w:sz="4" w:space="0" w:color="auto"/>
            </w:tcBorders>
            <w:shd w:val="clear" w:color="auto" w:fill="auto"/>
            <w:noWrap/>
            <w:vAlign w:val="bottom"/>
            <w:hideMark/>
          </w:tcPr>
          <w:p w14:paraId="23D49434" w14:textId="77777777" w:rsidR="003802DC" w:rsidRPr="003802DC" w:rsidRDefault="003802DC" w:rsidP="003802DC">
            <w:pPr>
              <w:rPr>
                <w:b/>
                <w:bCs/>
                <w:sz w:val="20"/>
                <w:szCs w:val="20"/>
              </w:rPr>
            </w:pPr>
            <w:r w:rsidRPr="003802DC">
              <w:rPr>
                <w:b/>
                <w:bCs/>
                <w:sz w:val="20"/>
                <w:szCs w:val="20"/>
              </w:rPr>
              <w:t>88.11</w:t>
            </w:r>
          </w:p>
        </w:tc>
        <w:tc>
          <w:tcPr>
            <w:tcW w:w="459" w:type="pct"/>
            <w:tcBorders>
              <w:top w:val="nil"/>
              <w:left w:val="nil"/>
              <w:bottom w:val="single" w:sz="4" w:space="0" w:color="auto"/>
              <w:right w:val="single" w:sz="4" w:space="0" w:color="auto"/>
            </w:tcBorders>
            <w:shd w:val="clear" w:color="auto" w:fill="auto"/>
            <w:noWrap/>
            <w:vAlign w:val="bottom"/>
            <w:hideMark/>
          </w:tcPr>
          <w:p w14:paraId="2D464690" w14:textId="77777777" w:rsidR="003802DC" w:rsidRPr="003802DC" w:rsidRDefault="003802DC" w:rsidP="003802DC">
            <w:pPr>
              <w:rPr>
                <w:b/>
                <w:bCs/>
                <w:sz w:val="20"/>
                <w:szCs w:val="20"/>
              </w:rPr>
            </w:pPr>
            <w:r w:rsidRPr="003802DC">
              <w:rPr>
                <w:b/>
                <w:bCs/>
                <w:sz w:val="20"/>
                <w:szCs w:val="20"/>
              </w:rPr>
              <w:t>607.18</w:t>
            </w:r>
          </w:p>
        </w:tc>
        <w:tc>
          <w:tcPr>
            <w:tcW w:w="452" w:type="pct"/>
            <w:tcBorders>
              <w:top w:val="nil"/>
              <w:left w:val="nil"/>
              <w:bottom w:val="single" w:sz="4" w:space="0" w:color="auto"/>
              <w:right w:val="single" w:sz="4" w:space="0" w:color="auto"/>
            </w:tcBorders>
            <w:shd w:val="clear" w:color="auto" w:fill="auto"/>
            <w:noWrap/>
            <w:vAlign w:val="bottom"/>
            <w:hideMark/>
          </w:tcPr>
          <w:p w14:paraId="7C0DDA93" w14:textId="77777777" w:rsidR="003802DC" w:rsidRPr="003802DC" w:rsidRDefault="003802DC" w:rsidP="003802DC">
            <w:pPr>
              <w:rPr>
                <w:b/>
                <w:bCs/>
                <w:sz w:val="20"/>
                <w:szCs w:val="20"/>
              </w:rPr>
            </w:pPr>
            <w:r w:rsidRPr="003802DC">
              <w:rPr>
                <w:b/>
                <w:bCs/>
                <w:sz w:val="20"/>
                <w:szCs w:val="20"/>
              </w:rPr>
              <w:t>10</w:t>
            </w:r>
          </w:p>
        </w:tc>
      </w:tr>
      <w:tr w:rsidR="00A72777" w:rsidRPr="00157C6D" w14:paraId="331921BC" w14:textId="77777777" w:rsidTr="00157C6D">
        <w:trPr>
          <w:trHeight w:val="285"/>
        </w:trPr>
        <w:tc>
          <w:tcPr>
            <w:tcW w:w="243" w:type="pct"/>
            <w:tcBorders>
              <w:top w:val="nil"/>
              <w:left w:val="nil"/>
              <w:bottom w:val="nil"/>
              <w:right w:val="nil"/>
            </w:tcBorders>
            <w:shd w:val="clear" w:color="auto" w:fill="auto"/>
            <w:noWrap/>
            <w:vAlign w:val="center"/>
            <w:hideMark/>
          </w:tcPr>
          <w:p w14:paraId="709182DD" w14:textId="77777777" w:rsidR="003802DC" w:rsidRPr="003802DC" w:rsidRDefault="003802DC" w:rsidP="003802DC">
            <w:pPr>
              <w:rPr>
                <w:b/>
                <w:bCs/>
                <w:sz w:val="20"/>
                <w:szCs w:val="20"/>
              </w:rPr>
            </w:pPr>
            <w:r w:rsidRPr="003802DC">
              <w:rPr>
                <w:b/>
                <w:bCs/>
                <w:sz w:val="20"/>
                <w:szCs w:val="20"/>
              </w:rPr>
              <w:t>23</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19564BFA" w14:textId="77777777" w:rsidR="003802DC" w:rsidRPr="003802DC" w:rsidRDefault="003802DC" w:rsidP="003802DC">
            <w:pPr>
              <w:rPr>
                <w:b/>
                <w:bCs/>
                <w:sz w:val="20"/>
                <w:szCs w:val="20"/>
              </w:rPr>
            </w:pPr>
            <w:r w:rsidRPr="003802DC">
              <w:rPr>
                <w:b/>
                <w:bCs/>
                <w:sz w:val="20"/>
                <w:szCs w:val="20"/>
              </w:rPr>
              <w:t>Friday, August 30, 2024</w:t>
            </w:r>
          </w:p>
        </w:tc>
        <w:tc>
          <w:tcPr>
            <w:tcW w:w="455" w:type="pct"/>
            <w:tcBorders>
              <w:top w:val="nil"/>
              <w:left w:val="nil"/>
              <w:bottom w:val="single" w:sz="4" w:space="0" w:color="auto"/>
              <w:right w:val="single" w:sz="4" w:space="0" w:color="auto"/>
            </w:tcBorders>
            <w:shd w:val="clear" w:color="auto" w:fill="auto"/>
            <w:noWrap/>
            <w:vAlign w:val="bottom"/>
            <w:hideMark/>
          </w:tcPr>
          <w:p w14:paraId="1EAD7AAF" w14:textId="77777777" w:rsidR="003802DC" w:rsidRPr="003802DC" w:rsidRDefault="003802DC" w:rsidP="003802DC">
            <w:pPr>
              <w:rPr>
                <w:b/>
                <w:bCs/>
                <w:sz w:val="20"/>
                <w:szCs w:val="20"/>
              </w:rPr>
            </w:pPr>
            <w:r w:rsidRPr="003802DC">
              <w:rPr>
                <w:b/>
                <w:bCs/>
                <w:sz w:val="20"/>
                <w:szCs w:val="20"/>
              </w:rPr>
              <w:t>14,396</w:t>
            </w:r>
          </w:p>
        </w:tc>
        <w:tc>
          <w:tcPr>
            <w:tcW w:w="503" w:type="pct"/>
            <w:tcBorders>
              <w:top w:val="nil"/>
              <w:left w:val="nil"/>
              <w:bottom w:val="single" w:sz="4" w:space="0" w:color="auto"/>
              <w:right w:val="single" w:sz="4" w:space="0" w:color="auto"/>
            </w:tcBorders>
            <w:shd w:val="clear" w:color="auto" w:fill="auto"/>
            <w:noWrap/>
            <w:vAlign w:val="bottom"/>
            <w:hideMark/>
          </w:tcPr>
          <w:p w14:paraId="00483C48" w14:textId="77777777" w:rsidR="003802DC" w:rsidRPr="003802DC" w:rsidRDefault="003802DC" w:rsidP="003802DC">
            <w:pPr>
              <w:rPr>
                <w:b/>
                <w:bCs/>
                <w:sz w:val="20"/>
                <w:szCs w:val="20"/>
              </w:rPr>
            </w:pPr>
            <w:r w:rsidRPr="003802DC">
              <w:rPr>
                <w:b/>
                <w:bCs/>
                <w:sz w:val="20"/>
                <w:szCs w:val="20"/>
              </w:rPr>
              <w:t>4.51</w:t>
            </w:r>
          </w:p>
        </w:tc>
        <w:tc>
          <w:tcPr>
            <w:tcW w:w="459" w:type="pct"/>
            <w:tcBorders>
              <w:top w:val="nil"/>
              <w:left w:val="nil"/>
              <w:bottom w:val="single" w:sz="4" w:space="0" w:color="auto"/>
              <w:right w:val="single" w:sz="4" w:space="0" w:color="auto"/>
            </w:tcBorders>
            <w:shd w:val="clear" w:color="auto" w:fill="auto"/>
            <w:noWrap/>
            <w:vAlign w:val="bottom"/>
            <w:hideMark/>
          </w:tcPr>
          <w:p w14:paraId="6E3D4C2D" w14:textId="77777777" w:rsidR="003802DC" w:rsidRPr="003802DC" w:rsidRDefault="003802DC" w:rsidP="003802DC">
            <w:pPr>
              <w:rPr>
                <w:b/>
                <w:bCs/>
                <w:sz w:val="20"/>
                <w:szCs w:val="20"/>
              </w:rPr>
            </w:pPr>
            <w:r w:rsidRPr="003802DC">
              <w:rPr>
                <w:b/>
                <w:bCs/>
                <w:sz w:val="20"/>
                <w:szCs w:val="20"/>
              </w:rPr>
              <w:t>31.11</w:t>
            </w:r>
          </w:p>
        </w:tc>
        <w:tc>
          <w:tcPr>
            <w:tcW w:w="452" w:type="pct"/>
            <w:tcBorders>
              <w:top w:val="nil"/>
              <w:left w:val="nil"/>
              <w:bottom w:val="single" w:sz="4" w:space="0" w:color="auto"/>
              <w:right w:val="single" w:sz="4" w:space="0" w:color="auto"/>
            </w:tcBorders>
            <w:shd w:val="clear" w:color="auto" w:fill="auto"/>
            <w:noWrap/>
            <w:vAlign w:val="bottom"/>
            <w:hideMark/>
          </w:tcPr>
          <w:p w14:paraId="40A05921" w14:textId="77777777" w:rsidR="003802DC" w:rsidRPr="003802DC" w:rsidRDefault="003802DC" w:rsidP="003802DC">
            <w:pPr>
              <w:rPr>
                <w:b/>
                <w:bCs/>
                <w:sz w:val="20"/>
                <w:szCs w:val="20"/>
              </w:rPr>
            </w:pPr>
            <w:r w:rsidRPr="003802DC">
              <w:rPr>
                <w:b/>
                <w:bCs/>
                <w:sz w:val="20"/>
                <w:szCs w:val="20"/>
              </w:rPr>
              <w:t>295,410</w:t>
            </w:r>
          </w:p>
        </w:tc>
        <w:tc>
          <w:tcPr>
            <w:tcW w:w="503" w:type="pct"/>
            <w:tcBorders>
              <w:top w:val="nil"/>
              <w:left w:val="nil"/>
              <w:bottom w:val="single" w:sz="4" w:space="0" w:color="auto"/>
              <w:right w:val="single" w:sz="4" w:space="0" w:color="auto"/>
            </w:tcBorders>
            <w:shd w:val="clear" w:color="auto" w:fill="auto"/>
            <w:noWrap/>
            <w:vAlign w:val="bottom"/>
            <w:hideMark/>
          </w:tcPr>
          <w:p w14:paraId="628815BC" w14:textId="77777777" w:rsidR="003802DC" w:rsidRPr="003802DC" w:rsidRDefault="003802DC" w:rsidP="003802DC">
            <w:pPr>
              <w:rPr>
                <w:b/>
                <w:bCs/>
                <w:sz w:val="20"/>
                <w:szCs w:val="20"/>
              </w:rPr>
            </w:pPr>
            <w:r w:rsidRPr="003802DC">
              <w:rPr>
                <w:b/>
                <w:bCs/>
                <w:sz w:val="20"/>
                <w:szCs w:val="20"/>
              </w:rPr>
              <w:t>92.62</w:t>
            </w:r>
          </w:p>
        </w:tc>
        <w:tc>
          <w:tcPr>
            <w:tcW w:w="459" w:type="pct"/>
            <w:tcBorders>
              <w:top w:val="nil"/>
              <w:left w:val="nil"/>
              <w:bottom w:val="single" w:sz="4" w:space="0" w:color="auto"/>
              <w:right w:val="single" w:sz="4" w:space="0" w:color="auto"/>
            </w:tcBorders>
            <w:shd w:val="clear" w:color="auto" w:fill="auto"/>
            <w:noWrap/>
            <w:vAlign w:val="bottom"/>
            <w:hideMark/>
          </w:tcPr>
          <w:p w14:paraId="19B6C9D5" w14:textId="77777777" w:rsidR="003802DC" w:rsidRPr="003802DC" w:rsidRDefault="003802DC" w:rsidP="003802DC">
            <w:pPr>
              <w:rPr>
                <w:b/>
                <w:bCs/>
                <w:sz w:val="20"/>
                <w:szCs w:val="20"/>
              </w:rPr>
            </w:pPr>
            <w:r w:rsidRPr="003802DC">
              <w:rPr>
                <w:b/>
                <w:bCs/>
                <w:sz w:val="20"/>
                <w:szCs w:val="20"/>
              </w:rPr>
              <w:t>638.29</w:t>
            </w:r>
          </w:p>
        </w:tc>
        <w:tc>
          <w:tcPr>
            <w:tcW w:w="452" w:type="pct"/>
            <w:tcBorders>
              <w:top w:val="nil"/>
              <w:left w:val="nil"/>
              <w:bottom w:val="single" w:sz="4" w:space="0" w:color="auto"/>
              <w:right w:val="single" w:sz="4" w:space="0" w:color="auto"/>
            </w:tcBorders>
            <w:shd w:val="clear" w:color="auto" w:fill="auto"/>
            <w:noWrap/>
            <w:vAlign w:val="bottom"/>
            <w:hideMark/>
          </w:tcPr>
          <w:p w14:paraId="14699F83" w14:textId="77777777" w:rsidR="003802DC" w:rsidRPr="003802DC" w:rsidRDefault="003802DC" w:rsidP="003802DC">
            <w:pPr>
              <w:rPr>
                <w:b/>
                <w:bCs/>
                <w:sz w:val="20"/>
                <w:szCs w:val="20"/>
              </w:rPr>
            </w:pPr>
            <w:r w:rsidRPr="003802DC">
              <w:rPr>
                <w:b/>
                <w:bCs/>
                <w:sz w:val="20"/>
                <w:szCs w:val="20"/>
              </w:rPr>
              <w:t>10</w:t>
            </w:r>
          </w:p>
        </w:tc>
      </w:tr>
      <w:tr w:rsidR="00A72777" w:rsidRPr="00157C6D" w14:paraId="55BE26AD" w14:textId="77777777" w:rsidTr="00157C6D">
        <w:trPr>
          <w:trHeight w:val="285"/>
        </w:trPr>
        <w:tc>
          <w:tcPr>
            <w:tcW w:w="243" w:type="pct"/>
            <w:tcBorders>
              <w:top w:val="nil"/>
              <w:left w:val="nil"/>
              <w:bottom w:val="nil"/>
              <w:right w:val="nil"/>
            </w:tcBorders>
            <w:shd w:val="clear" w:color="auto" w:fill="auto"/>
            <w:noWrap/>
            <w:vAlign w:val="center"/>
            <w:hideMark/>
          </w:tcPr>
          <w:p w14:paraId="662FE52A" w14:textId="77777777" w:rsidR="003802DC" w:rsidRPr="003802DC" w:rsidRDefault="003802DC" w:rsidP="003802DC">
            <w:pPr>
              <w:rPr>
                <w:b/>
                <w:bCs/>
                <w:sz w:val="20"/>
                <w:szCs w:val="20"/>
              </w:rPr>
            </w:pPr>
            <w:r w:rsidRPr="003802DC">
              <w:rPr>
                <w:b/>
                <w:bCs/>
                <w:sz w:val="20"/>
                <w:szCs w:val="20"/>
              </w:rPr>
              <w:lastRenderedPageBreak/>
              <w:t>24</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56775B1E" w14:textId="77777777" w:rsidR="003802DC" w:rsidRPr="003802DC" w:rsidRDefault="003802DC" w:rsidP="003802DC">
            <w:pPr>
              <w:rPr>
                <w:b/>
                <w:bCs/>
                <w:sz w:val="20"/>
                <w:szCs w:val="20"/>
              </w:rPr>
            </w:pPr>
            <w:r w:rsidRPr="003802DC">
              <w:rPr>
                <w:b/>
                <w:bCs/>
                <w:sz w:val="20"/>
                <w:szCs w:val="20"/>
              </w:rPr>
              <w:t>Saturday, August 31, 2024</w:t>
            </w:r>
          </w:p>
        </w:tc>
        <w:tc>
          <w:tcPr>
            <w:tcW w:w="455" w:type="pct"/>
            <w:tcBorders>
              <w:top w:val="nil"/>
              <w:left w:val="nil"/>
              <w:bottom w:val="single" w:sz="4" w:space="0" w:color="auto"/>
              <w:right w:val="single" w:sz="4" w:space="0" w:color="auto"/>
            </w:tcBorders>
            <w:shd w:val="clear" w:color="auto" w:fill="auto"/>
            <w:noWrap/>
            <w:vAlign w:val="bottom"/>
            <w:hideMark/>
          </w:tcPr>
          <w:p w14:paraId="3BEF6617" w14:textId="77777777" w:rsidR="003802DC" w:rsidRPr="003802DC" w:rsidRDefault="003802DC" w:rsidP="003802DC">
            <w:pPr>
              <w:rPr>
                <w:b/>
                <w:bCs/>
                <w:sz w:val="20"/>
                <w:szCs w:val="20"/>
              </w:rPr>
            </w:pPr>
            <w:r w:rsidRPr="003802DC">
              <w:rPr>
                <w:b/>
                <w:bCs/>
                <w:sz w:val="20"/>
                <w:szCs w:val="20"/>
              </w:rPr>
              <w:t>14,369</w:t>
            </w:r>
          </w:p>
        </w:tc>
        <w:tc>
          <w:tcPr>
            <w:tcW w:w="503" w:type="pct"/>
            <w:tcBorders>
              <w:top w:val="nil"/>
              <w:left w:val="nil"/>
              <w:bottom w:val="single" w:sz="4" w:space="0" w:color="auto"/>
              <w:right w:val="single" w:sz="4" w:space="0" w:color="auto"/>
            </w:tcBorders>
            <w:shd w:val="clear" w:color="auto" w:fill="auto"/>
            <w:noWrap/>
            <w:vAlign w:val="bottom"/>
            <w:hideMark/>
          </w:tcPr>
          <w:p w14:paraId="6A2C522D" w14:textId="77777777" w:rsidR="003802DC" w:rsidRPr="003802DC" w:rsidRDefault="003802DC" w:rsidP="003802DC">
            <w:pPr>
              <w:rPr>
                <w:b/>
                <w:bCs/>
                <w:sz w:val="20"/>
                <w:szCs w:val="20"/>
              </w:rPr>
            </w:pPr>
            <w:r w:rsidRPr="003802DC">
              <w:rPr>
                <w:b/>
                <w:bCs/>
                <w:sz w:val="20"/>
                <w:szCs w:val="20"/>
              </w:rPr>
              <w:t>4.51</w:t>
            </w:r>
          </w:p>
        </w:tc>
        <w:tc>
          <w:tcPr>
            <w:tcW w:w="459" w:type="pct"/>
            <w:tcBorders>
              <w:top w:val="nil"/>
              <w:left w:val="nil"/>
              <w:bottom w:val="single" w:sz="4" w:space="0" w:color="auto"/>
              <w:right w:val="single" w:sz="4" w:space="0" w:color="auto"/>
            </w:tcBorders>
            <w:shd w:val="clear" w:color="auto" w:fill="auto"/>
            <w:noWrap/>
            <w:vAlign w:val="bottom"/>
            <w:hideMark/>
          </w:tcPr>
          <w:p w14:paraId="41596FAD" w14:textId="77777777" w:rsidR="003802DC" w:rsidRPr="003802DC" w:rsidRDefault="003802DC" w:rsidP="003802DC">
            <w:pPr>
              <w:rPr>
                <w:b/>
                <w:bCs/>
                <w:sz w:val="20"/>
                <w:szCs w:val="20"/>
              </w:rPr>
            </w:pPr>
            <w:r w:rsidRPr="003802DC">
              <w:rPr>
                <w:b/>
                <w:bCs/>
                <w:sz w:val="20"/>
                <w:szCs w:val="20"/>
              </w:rPr>
              <w:t>31.05</w:t>
            </w:r>
          </w:p>
        </w:tc>
        <w:tc>
          <w:tcPr>
            <w:tcW w:w="452" w:type="pct"/>
            <w:tcBorders>
              <w:top w:val="nil"/>
              <w:left w:val="nil"/>
              <w:bottom w:val="single" w:sz="4" w:space="0" w:color="auto"/>
              <w:right w:val="single" w:sz="4" w:space="0" w:color="auto"/>
            </w:tcBorders>
            <w:shd w:val="clear" w:color="auto" w:fill="auto"/>
            <w:noWrap/>
            <w:vAlign w:val="bottom"/>
            <w:hideMark/>
          </w:tcPr>
          <w:p w14:paraId="1F1E05D5" w14:textId="77777777" w:rsidR="003802DC" w:rsidRPr="003802DC" w:rsidRDefault="003802DC" w:rsidP="003802DC">
            <w:pPr>
              <w:rPr>
                <w:b/>
                <w:bCs/>
                <w:sz w:val="20"/>
                <w:szCs w:val="20"/>
              </w:rPr>
            </w:pPr>
            <w:r w:rsidRPr="003802DC">
              <w:rPr>
                <w:b/>
                <w:bCs/>
                <w:sz w:val="20"/>
                <w:szCs w:val="20"/>
              </w:rPr>
              <w:t>309,779</w:t>
            </w:r>
          </w:p>
        </w:tc>
        <w:tc>
          <w:tcPr>
            <w:tcW w:w="503" w:type="pct"/>
            <w:tcBorders>
              <w:top w:val="nil"/>
              <w:left w:val="nil"/>
              <w:bottom w:val="single" w:sz="4" w:space="0" w:color="auto"/>
              <w:right w:val="single" w:sz="4" w:space="0" w:color="auto"/>
            </w:tcBorders>
            <w:shd w:val="clear" w:color="auto" w:fill="auto"/>
            <w:noWrap/>
            <w:vAlign w:val="bottom"/>
            <w:hideMark/>
          </w:tcPr>
          <w:p w14:paraId="5DD288E1" w14:textId="77777777" w:rsidR="003802DC" w:rsidRPr="003802DC" w:rsidRDefault="003802DC" w:rsidP="003802DC">
            <w:pPr>
              <w:rPr>
                <w:b/>
                <w:bCs/>
                <w:sz w:val="20"/>
                <w:szCs w:val="20"/>
              </w:rPr>
            </w:pPr>
            <w:r w:rsidRPr="003802DC">
              <w:rPr>
                <w:b/>
                <w:bCs/>
                <w:sz w:val="20"/>
                <w:szCs w:val="20"/>
              </w:rPr>
              <w:t>97.13</w:t>
            </w:r>
          </w:p>
        </w:tc>
        <w:tc>
          <w:tcPr>
            <w:tcW w:w="459" w:type="pct"/>
            <w:tcBorders>
              <w:top w:val="nil"/>
              <w:left w:val="nil"/>
              <w:bottom w:val="single" w:sz="4" w:space="0" w:color="auto"/>
              <w:right w:val="single" w:sz="4" w:space="0" w:color="auto"/>
            </w:tcBorders>
            <w:shd w:val="clear" w:color="auto" w:fill="auto"/>
            <w:noWrap/>
            <w:vAlign w:val="bottom"/>
            <w:hideMark/>
          </w:tcPr>
          <w:p w14:paraId="70DA0B08" w14:textId="77777777" w:rsidR="003802DC" w:rsidRPr="003802DC" w:rsidRDefault="003802DC" w:rsidP="003802DC">
            <w:pPr>
              <w:rPr>
                <w:b/>
                <w:bCs/>
                <w:sz w:val="20"/>
                <w:szCs w:val="20"/>
              </w:rPr>
            </w:pPr>
            <w:r w:rsidRPr="003802DC">
              <w:rPr>
                <w:b/>
                <w:bCs/>
                <w:sz w:val="20"/>
                <w:szCs w:val="20"/>
              </w:rPr>
              <w:t>669.34</w:t>
            </w:r>
          </w:p>
        </w:tc>
        <w:tc>
          <w:tcPr>
            <w:tcW w:w="452" w:type="pct"/>
            <w:tcBorders>
              <w:top w:val="nil"/>
              <w:left w:val="nil"/>
              <w:bottom w:val="single" w:sz="4" w:space="0" w:color="auto"/>
              <w:right w:val="single" w:sz="4" w:space="0" w:color="auto"/>
            </w:tcBorders>
            <w:shd w:val="clear" w:color="auto" w:fill="auto"/>
            <w:noWrap/>
            <w:vAlign w:val="bottom"/>
            <w:hideMark/>
          </w:tcPr>
          <w:p w14:paraId="77E6364D" w14:textId="77777777" w:rsidR="003802DC" w:rsidRPr="003802DC" w:rsidRDefault="003802DC" w:rsidP="003802DC">
            <w:pPr>
              <w:rPr>
                <w:b/>
                <w:bCs/>
                <w:sz w:val="20"/>
                <w:szCs w:val="20"/>
              </w:rPr>
            </w:pPr>
            <w:r w:rsidRPr="003802DC">
              <w:rPr>
                <w:b/>
                <w:bCs/>
                <w:sz w:val="20"/>
                <w:szCs w:val="20"/>
              </w:rPr>
              <w:t>10</w:t>
            </w:r>
          </w:p>
        </w:tc>
      </w:tr>
      <w:tr w:rsidR="00A72777" w:rsidRPr="00157C6D" w14:paraId="2B6EDF75" w14:textId="77777777" w:rsidTr="00157C6D">
        <w:trPr>
          <w:trHeight w:val="285"/>
        </w:trPr>
        <w:tc>
          <w:tcPr>
            <w:tcW w:w="243" w:type="pct"/>
            <w:tcBorders>
              <w:top w:val="nil"/>
              <w:left w:val="nil"/>
              <w:bottom w:val="nil"/>
              <w:right w:val="nil"/>
            </w:tcBorders>
            <w:shd w:val="clear" w:color="auto" w:fill="auto"/>
            <w:noWrap/>
            <w:vAlign w:val="center"/>
            <w:hideMark/>
          </w:tcPr>
          <w:p w14:paraId="7ADE9AAD" w14:textId="77777777" w:rsidR="003802DC" w:rsidRPr="003802DC" w:rsidRDefault="003802DC" w:rsidP="003802DC">
            <w:pPr>
              <w:rPr>
                <w:b/>
                <w:bCs/>
                <w:sz w:val="20"/>
                <w:szCs w:val="20"/>
              </w:rPr>
            </w:pPr>
            <w:r w:rsidRPr="003802DC">
              <w:rPr>
                <w:b/>
                <w:bCs/>
                <w:sz w:val="20"/>
                <w:szCs w:val="20"/>
              </w:rPr>
              <w:t>25</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48E0EB43" w14:textId="77777777" w:rsidR="003802DC" w:rsidRPr="003802DC" w:rsidRDefault="003802DC" w:rsidP="003802DC">
            <w:pPr>
              <w:rPr>
                <w:b/>
                <w:bCs/>
                <w:sz w:val="20"/>
                <w:szCs w:val="20"/>
              </w:rPr>
            </w:pPr>
            <w:r w:rsidRPr="003802DC">
              <w:rPr>
                <w:b/>
                <w:bCs/>
                <w:sz w:val="20"/>
                <w:szCs w:val="20"/>
              </w:rPr>
              <w:t>Sunday, September 1, 2024</w:t>
            </w:r>
          </w:p>
        </w:tc>
        <w:tc>
          <w:tcPr>
            <w:tcW w:w="455" w:type="pct"/>
            <w:tcBorders>
              <w:top w:val="nil"/>
              <w:left w:val="nil"/>
              <w:bottom w:val="single" w:sz="4" w:space="0" w:color="auto"/>
              <w:right w:val="single" w:sz="4" w:space="0" w:color="auto"/>
            </w:tcBorders>
            <w:shd w:val="clear" w:color="auto" w:fill="auto"/>
            <w:noWrap/>
            <w:vAlign w:val="bottom"/>
            <w:hideMark/>
          </w:tcPr>
          <w:p w14:paraId="77AE5276" w14:textId="77777777" w:rsidR="003802DC" w:rsidRPr="003802DC" w:rsidRDefault="003802DC" w:rsidP="003802DC">
            <w:pPr>
              <w:rPr>
                <w:b/>
                <w:bCs/>
                <w:sz w:val="20"/>
                <w:szCs w:val="20"/>
              </w:rPr>
            </w:pPr>
            <w:r w:rsidRPr="003802DC">
              <w:rPr>
                <w:b/>
                <w:bCs/>
                <w:sz w:val="20"/>
                <w:szCs w:val="20"/>
              </w:rPr>
              <w:t>14,405</w:t>
            </w:r>
          </w:p>
        </w:tc>
        <w:tc>
          <w:tcPr>
            <w:tcW w:w="503" w:type="pct"/>
            <w:tcBorders>
              <w:top w:val="nil"/>
              <w:left w:val="nil"/>
              <w:bottom w:val="single" w:sz="4" w:space="0" w:color="auto"/>
              <w:right w:val="single" w:sz="4" w:space="0" w:color="auto"/>
            </w:tcBorders>
            <w:shd w:val="clear" w:color="auto" w:fill="auto"/>
            <w:noWrap/>
            <w:vAlign w:val="bottom"/>
            <w:hideMark/>
          </w:tcPr>
          <w:p w14:paraId="759E72FF"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5AAEA3D6" w14:textId="77777777" w:rsidR="003802DC" w:rsidRPr="003802DC" w:rsidRDefault="003802DC" w:rsidP="003802DC">
            <w:pPr>
              <w:rPr>
                <w:b/>
                <w:bCs/>
                <w:sz w:val="20"/>
                <w:szCs w:val="20"/>
              </w:rPr>
            </w:pPr>
            <w:r w:rsidRPr="003802DC">
              <w:rPr>
                <w:b/>
                <w:bCs/>
                <w:sz w:val="20"/>
                <w:szCs w:val="20"/>
              </w:rPr>
              <w:t>31.12</w:t>
            </w:r>
          </w:p>
        </w:tc>
        <w:tc>
          <w:tcPr>
            <w:tcW w:w="452" w:type="pct"/>
            <w:tcBorders>
              <w:top w:val="nil"/>
              <w:left w:val="nil"/>
              <w:bottom w:val="single" w:sz="4" w:space="0" w:color="auto"/>
              <w:right w:val="single" w:sz="4" w:space="0" w:color="auto"/>
            </w:tcBorders>
            <w:shd w:val="clear" w:color="auto" w:fill="auto"/>
            <w:noWrap/>
            <w:vAlign w:val="bottom"/>
            <w:hideMark/>
          </w:tcPr>
          <w:p w14:paraId="78D024AD" w14:textId="77777777" w:rsidR="003802DC" w:rsidRPr="003802DC" w:rsidRDefault="003802DC" w:rsidP="003802DC">
            <w:pPr>
              <w:rPr>
                <w:b/>
                <w:bCs/>
                <w:sz w:val="20"/>
                <w:szCs w:val="20"/>
              </w:rPr>
            </w:pPr>
            <w:r w:rsidRPr="003802DC">
              <w:rPr>
                <w:b/>
                <w:bCs/>
                <w:sz w:val="20"/>
                <w:szCs w:val="20"/>
              </w:rPr>
              <w:t>324,184</w:t>
            </w:r>
          </w:p>
        </w:tc>
        <w:tc>
          <w:tcPr>
            <w:tcW w:w="503" w:type="pct"/>
            <w:tcBorders>
              <w:top w:val="nil"/>
              <w:left w:val="nil"/>
              <w:bottom w:val="single" w:sz="4" w:space="0" w:color="auto"/>
              <w:right w:val="single" w:sz="4" w:space="0" w:color="auto"/>
            </w:tcBorders>
            <w:shd w:val="clear" w:color="auto" w:fill="auto"/>
            <w:noWrap/>
            <w:vAlign w:val="bottom"/>
            <w:hideMark/>
          </w:tcPr>
          <w:p w14:paraId="641BFC2E" w14:textId="77777777" w:rsidR="003802DC" w:rsidRPr="003802DC" w:rsidRDefault="003802DC" w:rsidP="003802DC">
            <w:pPr>
              <w:rPr>
                <w:b/>
                <w:bCs/>
                <w:sz w:val="20"/>
                <w:szCs w:val="20"/>
              </w:rPr>
            </w:pPr>
            <w:r w:rsidRPr="003802DC">
              <w:rPr>
                <w:b/>
                <w:bCs/>
                <w:sz w:val="20"/>
                <w:szCs w:val="20"/>
              </w:rPr>
              <w:t>101.64</w:t>
            </w:r>
          </w:p>
        </w:tc>
        <w:tc>
          <w:tcPr>
            <w:tcW w:w="459" w:type="pct"/>
            <w:tcBorders>
              <w:top w:val="nil"/>
              <w:left w:val="nil"/>
              <w:bottom w:val="single" w:sz="4" w:space="0" w:color="auto"/>
              <w:right w:val="single" w:sz="4" w:space="0" w:color="auto"/>
            </w:tcBorders>
            <w:shd w:val="clear" w:color="auto" w:fill="auto"/>
            <w:noWrap/>
            <w:vAlign w:val="bottom"/>
            <w:hideMark/>
          </w:tcPr>
          <w:p w14:paraId="20A649F4" w14:textId="77777777" w:rsidR="003802DC" w:rsidRPr="003802DC" w:rsidRDefault="003802DC" w:rsidP="003802DC">
            <w:pPr>
              <w:rPr>
                <w:b/>
                <w:bCs/>
                <w:sz w:val="20"/>
                <w:szCs w:val="20"/>
              </w:rPr>
            </w:pPr>
            <w:r w:rsidRPr="003802DC">
              <w:rPr>
                <w:b/>
                <w:bCs/>
                <w:sz w:val="20"/>
                <w:szCs w:val="20"/>
              </w:rPr>
              <w:t>700.46</w:t>
            </w:r>
          </w:p>
        </w:tc>
        <w:tc>
          <w:tcPr>
            <w:tcW w:w="452" w:type="pct"/>
            <w:tcBorders>
              <w:top w:val="nil"/>
              <w:left w:val="nil"/>
              <w:bottom w:val="single" w:sz="4" w:space="0" w:color="auto"/>
              <w:right w:val="single" w:sz="4" w:space="0" w:color="auto"/>
            </w:tcBorders>
            <w:shd w:val="clear" w:color="auto" w:fill="auto"/>
            <w:noWrap/>
            <w:vAlign w:val="bottom"/>
            <w:hideMark/>
          </w:tcPr>
          <w:p w14:paraId="266FD5EE" w14:textId="77777777" w:rsidR="003802DC" w:rsidRPr="003802DC" w:rsidRDefault="003802DC" w:rsidP="003802DC">
            <w:pPr>
              <w:rPr>
                <w:b/>
                <w:bCs/>
                <w:sz w:val="20"/>
                <w:szCs w:val="20"/>
              </w:rPr>
            </w:pPr>
            <w:r w:rsidRPr="003802DC">
              <w:rPr>
                <w:b/>
                <w:bCs/>
                <w:sz w:val="20"/>
                <w:szCs w:val="20"/>
              </w:rPr>
              <w:t>10</w:t>
            </w:r>
          </w:p>
        </w:tc>
      </w:tr>
      <w:tr w:rsidR="00A72777" w:rsidRPr="00157C6D" w14:paraId="79F9CF1B" w14:textId="77777777" w:rsidTr="00157C6D">
        <w:trPr>
          <w:trHeight w:val="285"/>
        </w:trPr>
        <w:tc>
          <w:tcPr>
            <w:tcW w:w="243" w:type="pct"/>
            <w:tcBorders>
              <w:top w:val="nil"/>
              <w:left w:val="nil"/>
              <w:bottom w:val="nil"/>
              <w:right w:val="nil"/>
            </w:tcBorders>
            <w:shd w:val="clear" w:color="auto" w:fill="auto"/>
            <w:noWrap/>
            <w:vAlign w:val="center"/>
            <w:hideMark/>
          </w:tcPr>
          <w:p w14:paraId="577F56BB" w14:textId="77777777" w:rsidR="003802DC" w:rsidRPr="003802DC" w:rsidRDefault="003802DC" w:rsidP="003802DC">
            <w:pPr>
              <w:rPr>
                <w:b/>
                <w:bCs/>
                <w:sz w:val="20"/>
                <w:szCs w:val="20"/>
              </w:rPr>
            </w:pPr>
            <w:r w:rsidRPr="003802DC">
              <w:rPr>
                <w:b/>
                <w:bCs/>
                <w:sz w:val="20"/>
                <w:szCs w:val="20"/>
              </w:rPr>
              <w:t>26</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4B2F2BDC" w14:textId="77777777" w:rsidR="003802DC" w:rsidRPr="003802DC" w:rsidRDefault="003802DC" w:rsidP="003802DC">
            <w:pPr>
              <w:rPr>
                <w:b/>
                <w:bCs/>
                <w:sz w:val="20"/>
                <w:szCs w:val="20"/>
              </w:rPr>
            </w:pPr>
            <w:r w:rsidRPr="003802DC">
              <w:rPr>
                <w:b/>
                <w:bCs/>
                <w:sz w:val="20"/>
                <w:szCs w:val="20"/>
              </w:rPr>
              <w:t>Monday, September 2, 2024</w:t>
            </w:r>
          </w:p>
        </w:tc>
        <w:tc>
          <w:tcPr>
            <w:tcW w:w="455" w:type="pct"/>
            <w:tcBorders>
              <w:top w:val="nil"/>
              <w:left w:val="nil"/>
              <w:bottom w:val="single" w:sz="4" w:space="0" w:color="auto"/>
              <w:right w:val="single" w:sz="4" w:space="0" w:color="auto"/>
            </w:tcBorders>
            <w:shd w:val="clear" w:color="auto" w:fill="auto"/>
            <w:noWrap/>
            <w:vAlign w:val="bottom"/>
            <w:hideMark/>
          </w:tcPr>
          <w:p w14:paraId="6BB26E49" w14:textId="77777777" w:rsidR="003802DC" w:rsidRPr="003802DC" w:rsidRDefault="003802DC" w:rsidP="003802DC">
            <w:pPr>
              <w:rPr>
                <w:b/>
                <w:bCs/>
                <w:sz w:val="20"/>
                <w:szCs w:val="20"/>
              </w:rPr>
            </w:pPr>
            <w:r w:rsidRPr="003802DC">
              <w:rPr>
                <w:b/>
                <w:bCs/>
                <w:sz w:val="20"/>
                <w:szCs w:val="20"/>
              </w:rPr>
              <w:t>14,405</w:t>
            </w:r>
          </w:p>
        </w:tc>
        <w:tc>
          <w:tcPr>
            <w:tcW w:w="503" w:type="pct"/>
            <w:tcBorders>
              <w:top w:val="nil"/>
              <w:left w:val="nil"/>
              <w:bottom w:val="single" w:sz="4" w:space="0" w:color="auto"/>
              <w:right w:val="single" w:sz="4" w:space="0" w:color="auto"/>
            </w:tcBorders>
            <w:shd w:val="clear" w:color="auto" w:fill="auto"/>
            <w:noWrap/>
            <w:vAlign w:val="bottom"/>
            <w:hideMark/>
          </w:tcPr>
          <w:p w14:paraId="373DDEC8"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5B9866A9" w14:textId="77777777" w:rsidR="003802DC" w:rsidRPr="003802DC" w:rsidRDefault="003802DC" w:rsidP="003802DC">
            <w:pPr>
              <w:rPr>
                <w:b/>
                <w:bCs/>
                <w:sz w:val="20"/>
                <w:szCs w:val="20"/>
              </w:rPr>
            </w:pPr>
            <w:r w:rsidRPr="003802DC">
              <w:rPr>
                <w:b/>
                <w:bCs/>
                <w:sz w:val="20"/>
                <w:szCs w:val="20"/>
              </w:rPr>
              <w:t>31.12</w:t>
            </w:r>
          </w:p>
        </w:tc>
        <w:tc>
          <w:tcPr>
            <w:tcW w:w="452" w:type="pct"/>
            <w:tcBorders>
              <w:top w:val="nil"/>
              <w:left w:val="nil"/>
              <w:bottom w:val="single" w:sz="4" w:space="0" w:color="auto"/>
              <w:right w:val="single" w:sz="4" w:space="0" w:color="auto"/>
            </w:tcBorders>
            <w:shd w:val="clear" w:color="auto" w:fill="auto"/>
            <w:noWrap/>
            <w:vAlign w:val="bottom"/>
            <w:hideMark/>
          </w:tcPr>
          <w:p w14:paraId="00A75098" w14:textId="77777777" w:rsidR="003802DC" w:rsidRPr="003802DC" w:rsidRDefault="003802DC" w:rsidP="003802DC">
            <w:pPr>
              <w:rPr>
                <w:b/>
                <w:bCs/>
                <w:sz w:val="20"/>
                <w:szCs w:val="20"/>
              </w:rPr>
            </w:pPr>
            <w:r w:rsidRPr="003802DC">
              <w:rPr>
                <w:b/>
                <w:bCs/>
                <w:sz w:val="20"/>
                <w:szCs w:val="20"/>
              </w:rPr>
              <w:t>338,589</w:t>
            </w:r>
          </w:p>
        </w:tc>
        <w:tc>
          <w:tcPr>
            <w:tcW w:w="503" w:type="pct"/>
            <w:tcBorders>
              <w:top w:val="nil"/>
              <w:left w:val="nil"/>
              <w:bottom w:val="single" w:sz="4" w:space="0" w:color="auto"/>
              <w:right w:val="single" w:sz="4" w:space="0" w:color="auto"/>
            </w:tcBorders>
            <w:shd w:val="clear" w:color="auto" w:fill="auto"/>
            <w:noWrap/>
            <w:vAlign w:val="bottom"/>
            <w:hideMark/>
          </w:tcPr>
          <w:p w14:paraId="2DCB799D" w14:textId="77777777" w:rsidR="003802DC" w:rsidRPr="003802DC" w:rsidRDefault="003802DC" w:rsidP="003802DC">
            <w:pPr>
              <w:rPr>
                <w:b/>
                <w:bCs/>
                <w:sz w:val="20"/>
                <w:szCs w:val="20"/>
              </w:rPr>
            </w:pPr>
            <w:r w:rsidRPr="003802DC">
              <w:rPr>
                <w:b/>
                <w:bCs/>
                <w:sz w:val="20"/>
                <w:szCs w:val="20"/>
              </w:rPr>
              <w:t>106.16</w:t>
            </w:r>
          </w:p>
        </w:tc>
        <w:tc>
          <w:tcPr>
            <w:tcW w:w="459" w:type="pct"/>
            <w:tcBorders>
              <w:top w:val="nil"/>
              <w:left w:val="nil"/>
              <w:bottom w:val="single" w:sz="4" w:space="0" w:color="auto"/>
              <w:right w:val="single" w:sz="4" w:space="0" w:color="auto"/>
            </w:tcBorders>
            <w:shd w:val="clear" w:color="auto" w:fill="auto"/>
            <w:noWrap/>
            <w:vAlign w:val="bottom"/>
            <w:hideMark/>
          </w:tcPr>
          <w:p w14:paraId="72053DD2" w14:textId="77777777" w:rsidR="003802DC" w:rsidRPr="003802DC" w:rsidRDefault="003802DC" w:rsidP="003802DC">
            <w:pPr>
              <w:rPr>
                <w:b/>
                <w:bCs/>
                <w:sz w:val="20"/>
                <w:szCs w:val="20"/>
              </w:rPr>
            </w:pPr>
            <w:r w:rsidRPr="003802DC">
              <w:rPr>
                <w:b/>
                <w:bCs/>
                <w:sz w:val="20"/>
                <w:szCs w:val="20"/>
              </w:rPr>
              <w:t>731.59</w:t>
            </w:r>
          </w:p>
        </w:tc>
        <w:tc>
          <w:tcPr>
            <w:tcW w:w="452" w:type="pct"/>
            <w:tcBorders>
              <w:top w:val="nil"/>
              <w:left w:val="nil"/>
              <w:bottom w:val="single" w:sz="4" w:space="0" w:color="auto"/>
              <w:right w:val="single" w:sz="4" w:space="0" w:color="auto"/>
            </w:tcBorders>
            <w:shd w:val="clear" w:color="auto" w:fill="auto"/>
            <w:noWrap/>
            <w:vAlign w:val="bottom"/>
            <w:hideMark/>
          </w:tcPr>
          <w:p w14:paraId="4E219910" w14:textId="77777777" w:rsidR="003802DC" w:rsidRPr="003802DC" w:rsidRDefault="003802DC" w:rsidP="003802DC">
            <w:pPr>
              <w:rPr>
                <w:b/>
                <w:bCs/>
                <w:sz w:val="20"/>
                <w:szCs w:val="20"/>
              </w:rPr>
            </w:pPr>
            <w:r w:rsidRPr="003802DC">
              <w:rPr>
                <w:b/>
                <w:bCs/>
                <w:sz w:val="20"/>
                <w:szCs w:val="20"/>
              </w:rPr>
              <w:t>10</w:t>
            </w:r>
          </w:p>
        </w:tc>
      </w:tr>
      <w:tr w:rsidR="00A72777" w:rsidRPr="00157C6D" w14:paraId="2355FACE" w14:textId="77777777" w:rsidTr="00157C6D">
        <w:trPr>
          <w:trHeight w:val="285"/>
        </w:trPr>
        <w:tc>
          <w:tcPr>
            <w:tcW w:w="243" w:type="pct"/>
            <w:tcBorders>
              <w:top w:val="nil"/>
              <w:left w:val="nil"/>
              <w:bottom w:val="nil"/>
              <w:right w:val="nil"/>
            </w:tcBorders>
            <w:shd w:val="clear" w:color="auto" w:fill="auto"/>
            <w:noWrap/>
            <w:vAlign w:val="center"/>
            <w:hideMark/>
          </w:tcPr>
          <w:p w14:paraId="7F8B25E8" w14:textId="77777777" w:rsidR="003802DC" w:rsidRPr="003802DC" w:rsidRDefault="003802DC" w:rsidP="003802DC">
            <w:pPr>
              <w:rPr>
                <w:b/>
                <w:bCs/>
                <w:sz w:val="20"/>
                <w:szCs w:val="20"/>
              </w:rPr>
            </w:pPr>
            <w:r w:rsidRPr="003802DC">
              <w:rPr>
                <w:b/>
                <w:bCs/>
                <w:sz w:val="20"/>
                <w:szCs w:val="20"/>
              </w:rPr>
              <w:t>27</w:t>
            </w:r>
          </w:p>
        </w:tc>
        <w:tc>
          <w:tcPr>
            <w:tcW w:w="1474" w:type="pct"/>
            <w:tcBorders>
              <w:top w:val="nil"/>
              <w:left w:val="single" w:sz="8" w:space="0" w:color="auto"/>
              <w:bottom w:val="single" w:sz="4" w:space="0" w:color="auto"/>
              <w:right w:val="single" w:sz="4" w:space="0" w:color="auto"/>
            </w:tcBorders>
            <w:shd w:val="clear" w:color="auto" w:fill="auto"/>
            <w:noWrap/>
            <w:vAlign w:val="bottom"/>
            <w:hideMark/>
          </w:tcPr>
          <w:p w14:paraId="183A3317" w14:textId="77777777" w:rsidR="003802DC" w:rsidRPr="003802DC" w:rsidRDefault="003802DC" w:rsidP="003802DC">
            <w:pPr>
              <w:rPr>
                <w:b/>
                <w:bCs/>
                <w:sz w:val="20"/>
                <w:szCs w:val="20"/>
              </w:rPr>
            </w:pPr>
            <w:r w:rsidRPr="003802DC">
              <w:rPr>
                <w:b/>
                <w:bCs/>
                <w:sz w:val="20"/>
                <w:szCs w:val="20"/>
              </w:rPr>
              <w:t>Tuesday, September 3, 2024</w:t>
            </w:r>
          </w:p>
        </w:tc>
        <w:tc>
          <w:tcPr>
            <w:tcW w:w="455" w:type="pct"/>
            <w:tcBorders>
              <w:top w:val="nil"/>
              <w:left w:val="nil"/>
              <w:bottom w:val="single" w:sz="4" w:space="0" w:color="auto"/>
              <w:right w:val="single" w:sz="4" w:space="0" w:color="auto"/>
            </w:tcBorders>
            <w:shd w:val="clear" w:color="auto" w:fill="auto"/>
            <w:noWrap/>
            <w:vAlign w:val="bottom"/>
            <w:hideMark/>
          </w:tcPr>
          <w:p w14:paraId="0BC6ABF0" w14:textId="77777777" w:rsidR="003802DC" w:rsidRPr="003802DC" w:rsidRDefault="003802DC" w:rsidP="003802DC">
            <w:pPr>
              <w:rPr>
                <w:b/>
                <w:bCs/>
                <w:sz w:val="20"/>
                <w:szCs w:val="20"/>
              </w:rPr>
            </w:pPr>
            <w:r w:rsidRPr="003802DC">
              <w:rPr>
                <w:b/>
                <w:bCs/>
                <w:sz w:val="20"/>
                <w:szCs w:val="20"/>
              </w:rPr>
              <w:t>14,407</w:t>
            </w:r>
          </w:p>
        </w:tc>
        <w:tc>
          <w:tcPr>
            <w:tcW w:w="503" w:type="pct"/>
            <w:tcBorders>
              <w:top w:val="nil"/>
              <w:left w:val="nil"/>
              <w:bottom w:val="single" w:sz="4" w:space="0" w:color="auto"/>
              <w:right w:val="single" w:sz="4" w:space="0" w:color="auto"/>
            </w:tcBorders>
            <w:shd w:val="clear" w:color="auto" w:fill="auto"/>
            <w:noWrap/>
            <w:vAlign w:val="bottom"/>
            <w:hideMark/>
          </w:tcPr>
          <w:p w14:paraId="5FBEBA9A" w14:textId="77777777" w:rsidR="003802DC" w:rsidRPr="003802DC" w:rsidRDefault="003802DC" w:rsidP="003802DC">
            <w:pPr>
              <w:rPr>
                <w:b/>
                <w:bCs/>
                <w:sz w:val="20"/>
                <w:szCs w:val="20"/>
              </w:rPr>
            </w:pPr>
            <w:r w:rsidRPr="003802DC">
              <w:rPr>
                <w:b/>
                <w:bCs/>
                <w:sz w:val="20"/>
                <w:szCs w:val="20"/>
              </w:rPr>
              <w:t>4.52</w:t>
            </w:r>
          </w:p>
        </w:tc>
        <w:tc>
          <w:tcPr>
            <w:tcW w:w="459" w:type="pct"/>
            <w:tcBorders>
              <w:top w:val="nil"/>
              <w:left w:val="nil"/>
              <w:bottom w:val="single" w:sz="4" w:space="0" w:color="auto"/>
              <w:right w:val="single" w:sz="4" w:space="0" w:color="auto"/>
            </w:tcBorders>
            <w:shd w:val="clear" w:color="auto" w:fill="auto"/>
            <w:noWrap/>
            <w:vAlign w:val="bottom"/>
            <w:hideMark/>
          </w:tcPr>
          <w:p w14:paraId="33098A6D" w14:textId="77777777" w:rsidR="003802DC" w:rsidRPr="003802DC" w:rsidRDefault="003802DC" w:rsidP="003802DC">
            <w:pPr>
              <w:rPr>
                <w:b/>
                <w:bCs/>
                <w:sz w:val="20"/>
                <w:szCs w:val="20"/>
              </w:rPr>
            </w:pPr>
            <w:r w:rsidRPr="003802DC">
              <w:rPr>
                <w:b/>
                <w:bCs/>
                <w:sz w:val="20"/>
                <w:szCs w:val="20"/>
              </w:rPr>
              <w:t>31.13</w:t>
            </w:r>
          </w:p>
        </w:tc>
        <w:tc>
          <w:tcPr>
            <w:tcW w:w="452" w:type="pct"/>
            <w:tcBorders>
              <w:top w:val="nil"/>
              <w:left w:val="nil"/>
              <w:bottom w:val="single" w:sz="4" w:space="0" w:color="auto"/>
              <w:right w:val="single" w:sz="4" w:space="0" w:color="auto"/>
            </w:tcBorders>
            <w:shd w:val="clear" w:color="auto" w:fill="auto"/>
            <w:noWrap/>
            <w:vAlign w:val="bottom"/>
            <w:hideMark/>
          </w:tcPr>
          <w:p w14:paraId="10104155" w14:textId="77777777" w:rsidR="003802DC" w:rsidRPr="003802DC" w:rsidRDefault="003802DC" w:rsidP="003802DC">
            <w:pPr>
              <w:rPr>
                <w:b/>
                <w:bCs/>
                <w:sz w:val="20"/>
                <w:szCs w:val="20"/>
              </w:rPr>
            </w:pPr>
            <w:r w:rsidRPr="003802DC">
              <w:rPr>
                <w:b/>
                <w:bCs/>
                <w:sz w:val="20"/>
                <w:szCs w:val="20"/>
              </w:rPr>
              <w:t>352,996</w:t>
            </w:r>
          </w:p>
        </w:tc>
        <w:tc>
          <w:tcPr>
            <w:tcW w:w="503" w:type="pct"/>
            <w:tcBorders>
              <w:top w:val="nil"/>
              <w:left w:val="nil"/>
              <w:bottom w:val="single" w:sz="4" w:space="0" w:color="auto"/>
              <w:right w:val="single" w:sz="4" w:space="0" w:color="auto"/>
            </w:tcBorders>
            <w:shd w:val="clear" w:color="auto" w:fill="auto"/>
            <w:noWrap/>
            <w:vAlign w:val="bottom"/>
            <w:hideMark/>
          </w:tcPr>
          <w:p w14:paraId="5AA7032A" w14:textId="77777777" w:rsidR="003802DC" w:rsidRPr="003802DC" w:rsidRDefault="003802DC" w:rsidP="003802DC">
            <w:pPr>
              <w:rPr>
                <w:b/>
                <w:bCs/>
                <w:sz w:val="20"/>
                <w:szCs w:val="20"/>
              </w:rPr>
            </w:pPr>
            <w:r w:rsidRPr="003802DC">
              <w:rPr>
                <w:b/>
                <w:bCs/>
                <w:sz w:val="20"/>
                <w:szCs w:val="20"/>
              </w:rPr>
              <w:t>110.67</w:t>
            </w:r>
          </w:p>
        </w:tc>
        <w:tc>
          <w:tcPr>
            <w:tcW w:w="459" w:type="pct"/>
            <w:tcBorders>
              <w:top w:val="nil"/>
              <w:left w:val="nil"/>
              <w:bottom w:val="single" w:sz="4" w:space="0" w:color="auto"/>
              <w:right w:val="single" w:sz="4" w:space="0" w:color="auto"/>
            </w:tcBorders>
            <w:shd w:val="clear" w:color="auto" w:fill="auto"/>
            <w:noWrap/>
            <w:vAlign w:val="bottom"/>
            <w:hideMark/>
          </w:tcPr>
          <w:p w14:paraId="54313F51" w14:textId="77777777" w:rsidR="003802DC" w:rsidRPr="003802DC" w:rsidRDefault="003802DC" w:rsidP="003802DC">
            <w:pPr>
              <w:rPr>
                <w:b/>
                <w:bCs/>
                <w:sz w:val="20"/>
                <w:szCs w:val="20"/>
              </w:rPr>
            </w:pPr>
            <w:r w:rsidRPr="003802DC">
              <w:rPr>
                <w:b/>
                <w:bCs/>
                <w:sz w:val="20"/>
                <w:szCs w:val="20"/>
              </w:rPr>
              <w:t>762.71</w:t>
            </w:r>
          </w:p>
        </w:tc>
        <w:tc>
          <w:tcPr>
            <w:tcW w:w="452" w:type="pct"/>
            <w:tcBorders>
              <w:top w:val="nil"/>
              <w:left w:val="nil"/>
              <w:bottom w:val="single" w:sz="4" w:space="0" w:color="auto"/>
              <w:right w:val="single" w:sz="4" w:space="0" w:color="auto"/>
            </w:tcBorders>
            <w:shd w:val="clear" w:color="auto" w:fill="auto"/>
            <w:noWrap/>
            <w:vAlign w:val="bottom"/>
            <w:hideMark/>
          </w:tcPr>
          <w:p w14:paraId="0056F732" w14:textId="77777777" w:rsidR="003802DC" w:rsidRPr="003802DC" w:rsidRDefault="003802DC" w:rsidP="003802DC">
            <w:pPr>
              <w:rPr>
                <w:b/>
                <w:bCs/>
                <w:sz w:val="20"/>
                <w:szCs w:val="20"/>
              </w:rPr>
            </w:pPr>
            <w:r w:rsidRPr="003802DC">
              <w:rPr>
                <w:b/>
                <w:bCs/>
                <w:sz w:val="20"/>
                <w:szCs w:val="20"/>
              </w:rPr>
              <w:t>10</w:t>
            </w:r>
          </w:p>
        </w:tc>
      </w:tr>
      <w:tr w:rsidR="00A72777" w:rsidRPr="00157C6D" w14:paraId="6516ECD1" w14:textId="77777777" w:rsidTr="00157C6D">
        <w:trPr>
          <w:trHeight w:val="293"/>
        </w:trPr>
        <w:tc>
          <w:tcPr>
            <w:tcW w:w="243" w:type="pct"/>
            <w:tcBorders>
              <w:top w:val="nil"/>
              <w:left w:val="nil"/>
              <w:bottom w:val="nil"/>
              <w:right w:val="nil"/>
            </w:tcBorders>
            <w:shd w:val="clear" w:color="auto" w:fill="auto"/>
            <w:noWrap/>
            <w:vAlign w:val="center"/>
            <w:hideMark/>
          </w:tcPr>
          <w:p w14:paraId="348368CF" w14:textId="77777777" w:rsidR="003802DC" w:rsidRPr="003802DC" w:rsidRDefault="003802DC" w:rsidP="003802DC">
            <w:pPr>
              <w:rPr>
                <w:b/>
                <w:bCs/>
                <w:sz w:val="20"/>
                <w:szCs w:val="20"/>
              </w:rPr>
            </w:pPr>
            <w:r w:rsidRPr="003802DC">
              <w:rPr>
                <w:b/>
                <w:bCs/>
                <w:sz w:val="20"/>
                <w:szCs w:val="20"/>
              </w:rPr>
              <w:t>28</w:t>
            </w:r>
          </w:p>
        </w:tc>
        <w:tc>
          <w:tcPr>
            <w:tcW w:w="1474" w:type="pct"/>
            <w:tcBorders>
              <w:top w:val="nil"/>
              <w:left w:val="single" w:sz="8" w:space="0" w:color="auto"/>
              <w:bottom w:val="single" w:sz="8" w:space="0" w:color="auto"/>
              <w:right w:val="single" w:sz="4" w:space="0" w:color="auto"/>
            </w:tcBorders>
            <w:shd w:val="clear" w:color="auto" w:fill="auto"/>
            <w:noWrap/>
            <w:vAlign w:val="bottom"/>
            <w:hideMark/>
          </w:tcPr>
          <w:p w14:paraId="3058A95D" w14:textId="77777777" w:rsidR="003802DC" w:rsidRPr="003802DC" w:rsidRDefault="003802DC" w:rsidP="003802DC">
            <w:pPr>
              <w:rPr>
                <w:b/>
                <w:bCs/>
                <w:sz w:val="20"/>
                <w:szCs w:val="20"/>
              </w:rPr>
            </w:pPr>
            <w:r w:rsidRPr="003802DC">
              <w:rPr>
                <w:b/>
                <w:bCs/>
                <w:sz w:val="20"/>
                <w:szCs w:val="20"/>
              </w:rPr>
              <w:t>Wednesday, September 4, 2024</w:t>
            </w:r>
          </w:p>
        </w:tc>
        <w:tc>
          <w:tcPr>
            <w:tcW w:w="455" w:type="pct"/>
            <w:tcBorders>
              <w:top w:val="nil"/>
              <w:left w:val="nil"/>
              <w:bottom w:val="single" w:sz="8" w:space="0" w:color="auto"/>
              <w:right w:val="single" w:sz="4" w:space="0" w:color="auto"/>
            </w:tcBorders>
            <w:shd w:val="clear" w:color="auto" w:fill="auto"/>
            <w:noWrap/>
            <w:vAlign w:val="bottom"/>
            <w:hideMark/>
          </w:tcPr>
          <w:p w14:paraId="5466184B" w14:textId="77777777" w:rsidR="003802DC" w:rsidRPr="003802DC" w:rsidRDefault="003802DC" w:rsidP="003802DC">
            <w:pPr>
              <w:rPr>
                <w:b/>
                <w:bCs/>
                <w:sz w:val="20"/>
                <w:szCs w:val="20"/>
              </w:rPr>
            </w:pPr>
            <w:r w:rsidRPr="003802DC">
              <w:rPr>
                <w:b/>
                <w:bCs/>
                <w:sz w:val="20"/>
                <w:szCs w:val="20"/>
              </w:rPr>
              <w:t>4,312</w:t>
            </w:r>
          </w:p>
        </w:tc>
        <w:tc>
          <w:tcPr>
            <w:tcW w:w="503" w:type="pct"/>
            <w:tcBorders>
              <w:top w:val="nil"/>
              <w:left w:val="nil"/>
              <w:bottom w:val="single" w:sz="8" w:space="0" w:color="auto"/>
              <w:right w:val="single" w:sz="4" w:space="0" w:color="auto"/>
            </w:tcBorders>
            <w:shd w:val="clear" w:color="auto" w:fill="auto"/>
            <w:noWrap/>
            <w:vAlign w:val="bottom"/>
            <w:hideMark/>
          </w:tcPr>
          <w:p w14:paraId="6BBEE855" w14:textId="77777777" w:rsidR="003802DC" w:rsidRPr="003802DC" w:rsidRDefault="003802DC" w:rsidP="003802DC">
            <w:pPr>
              <w:rPr>
                <w:b/>
                <w:bCs/>
                <w:sz w:val="20"/>
                <w:szCs w:val="20"/>
              </w:rPr>
            </w:pPr>
            <w:r w:rsidRPr="003802DC">
              <w:rPr>
                <w:b/>
                <w:bCs/>
                <w:sz w:val="20"/>
                <w:szCs w:val="20"/>
              </w:rPr>
              <w:t>1.35</w:t>
            </w:r>
          </w:p>
        </w:tc>
        <w:tc>
          <w:tcPr>
            <w:tcW w:w="459" w:type="pct"/>
            <w:tcBorders>
              <w:top w:val="nil"/>
              <w:left w:val="nil"/>
              <w:bottom w:val="single" w:sz="8" w:space="0" w:color="auto"/>
              <w:right w:val="single" w:sz="4" w:space="0" w:color="auto"/>
            </w:tcBorders>
            <w:shd w:val="clear" w:color="auto" w:fill="auto"/>
            <w:noWrap/>
            <w:vAlign w:val="bottom"/>
            <w:hideMark/>
          </w:tcPr>
          <w:p w14:paraId="15E40516" w14:textId="77777777" w:rsidR="003802DC" w:rsidRPr="003802DC" w:rsidRDefault="003802DC" w:rsidP="003802DC">
            <w:pPr>
              <w:rPr>
                <w:b/>
                <w:bCs/>
                <w:sz w:val="20"/>
                <w:szCs w:val="20"/>
              </w:rPr>
            </w:pPr>
            <w:r w:rsidRPr="003802DC">
              <w:rPr>
                <w:b/>
                <w:bCs/>
                <w:sz w:val="20"/>
                <w:szCs w:val="20"/>
              </w:rPr>
              <w:t>9.32</w:t>
            </w:r>
          </w:p>
        </w:tc>
        <w:tc>
          <w:tcPr>
            <w:tcW w:w="452" w:type="pct"/>
            <w:tcBorders>
              <w:top w:val="nil"/>
              <w:left w:val="nil"/>
              <w:bottom w:val="single" w:sz="8" w:space="0" w:color="auto"/>
              <w:right w:val="single" w:sz="4" w:space="0" w:color="auto"/>
            </w:tcBorders>
            <w:shd w:val="clear" w:color="auto" w:fill="auto"/>
            <w:noWrap/>
            <w:vAlign w:val="bottom"/>
            <w:hideMark/>
          </w:tcPr>
          <w:p w14:paraId="67A3C860" w14:textId="77777777" w:rsidR="003802DC" w:rsidRPr="003802DC" w:rsidRDefault="003802DC" w:rsidP="003802DC">
            <w:pPr>
              <w:rPr>
                <w:b/>
                <w:bCs/>
                <w:sz w:val="20"/>
                <w:szCs w:val="20"/>
              </w:rPr>
            </w:pPr>
            <w:r w:rsidRPr="003802DC">
              <w:rPr>
                <w:b/>
                <w:bCs/>
                <w:sz w:val="20"/>
                <w:szCs w:val="20"/>
              </w:rPr>
              <w:t>357,308</w:t>
            </w:r>
          </w:p>
        </w:tc>
        <w:tc>
          <w:tcPr>
            <w:tcW w:w="503" w:type="pct"/>
            <w:tcBorders>
              <w:top w:val="nil"/>
              <w:left w:val="nil"/>
              <w:bottom w:val="single" w:sz="8" w:space="0" w:color="auto"/>
              <w:right w:val="single" w:sz="4" w:space="0" w:color="auto"/>
            </w:tcBorders>
            <w:shd w:val="clear" w:color="auto" w:fill="auto"/>
            <w:noWrap/>
            <w:vAlign w:val="bottom"/>
            <w:hideMark/>
          </w:tcPr>
          <w:p w14:paraId="114AEB3C" w14:textId="77777777" w:rsidR="003802DC" w:rsidRPr="003802DC" w:rsidRDefault="003802DC" w:rsidP="003802DC">
            <w:pPr>
              <w:rPr>
                <w:b/>
                <w:bCs/>
                <w:sz w:val="20"/>
                <w:szCs w:val="20"/>
              </w:rPr>
            </w:pPr>
            <w:r w:rsidRPr="003802DC">
              <w:rPr>
                <w:b/>
                <w:bCs/>
                <w:sz w:val="20"/>
                <w:szCs w:val="20"/>
              </w:rPr>
              <w:t>112.03</w:t>
            </w:r>
          </w:p>
        </w:tc>
        <w:tc>
          <w:tcPr>
            <w:tcW w:w="459" w:type="pct"/>
            <w:tcBorders>
              <w:top w:val="nil"/>
              <w:left w:val="nil"/>
              <w:bottom w:val="single" w:sz="8" w:space="0" w:color="auto"/>
              <w:right w:val="single" w:sz="4" w:space="0" w:color="auto"/>
            </w:tcBorders>
            <w:shd w:val="clear" w:color="auto" w:fill="auto"/>
            <w:noWrap/>
            <w:vAlign w:val="bottom"/>
            <w:hideMark/>
          </w:tcPr>
          <w:p w14:paraId="022F26E8" w14:textId="77777777" w:rsidR="003802DC" w:rsidRPr="003802DC" w:rsidRDefault="003802DC" w:rsidP="003802DC">
            <w:pPr>
              <w:rPr>
                <w:b/>
                <w:bCs/>
                <w:sz w:val="20"/>
                <w:szCs w:val="20"/>
              </w:rPr>
            </w:pPr>
            <w:r w:rsidRPr="003802DC">
              <w:rPr>
                <w:b/>
                <w:bCs/>
                <w:sz w:val="20"/>
                <w:szCs w:val="20"/>
              </w:rPr>
              <w:t>772.03</w:t>
            </w:r>
          </w:p>
        </w:tc>
        <w:tc>
          <w:tcPr>
            <w:tcW w:w="452" w:type="pct"/>
            <w:tcBorders>
              <w:top w:val="nil"/>
              <w:left w:val="nil"/>
              <w:bottom w:val="single" w:sz="8" w:space="0" w:color="auto"/>
              <w:right w:val="single" w:sz="4" w:space="0" w:color="auto"/>
            </w:tcBorders>
            <w:shd w:val="clear" w:color="auto" w:fill="auto"/>
            <w:noWrap/>
            <w:vAlign w:val="bottom"/>
            <w:hideMark/>
          </w:tcPr>
          <w:p w14:paraId="65F4380B" w14:textId="77777777" w:rsidR="003802DC" w:rsidRPr="003802DC" w:rsidRDefault="003802DC" w:rsidP="003802DC">
            <w:pPr>
              <w:rPr>
                <w:b/>
                <w:bCs/>
                <w:sz w:val="20"/>
                <w:szCs w:val="20"/>
              </w:rPr>
            </w:pPr>
            <w:r w:rsidRPr="003802DC">
              <w:rPr>
                <w:b/>
                <w:bCs/>
                <w:sz w:val="20"/>
                <w:szCs w:val="20"/>
              </w:rPr>
              <w:t>9.55</w:t>
            </w:r>
          </w:p>
        </w:tc>
      </w:tr>
    </w:tbl>
    <w:p w14:paraId="5CF2B3F5" w14:textId="77777777" w:rsidR="0037741D" w:rsidRDefault="0037741D" w:rsidP="0037741D"/>
    <w:p w14:paraId="4B294B6D" w14:textId="343B0491" w:rsidR="00AE5505" w:rsidRPr="00AE5505" w:rsidRDefault="00AE5505" w:rsidP="00AE5505">
      <w:pPr>
        <w:jc w:val="center"/>
        <w:rPr>
          <w:b/>
          <w:bCs/>
        </w:rPr>
      </w:pPr>
      <w:r w:rsidRPr="00AE5505">
        <w:rPr>
          <w:b/>
          <w:bCs/>
        </w:rPr>
        <w:t>Table B-</w:t>
      </w:r>
      <w:r w:rsidR="00A25FA4">
        <w:rPr>
          <w:b/>
          <w:bCs/>
        </w:rPr>
        <w:t>2</w:t>
      </w:r>
      <w:r w:rsidRPr="00AE5505">
        <w:rPr>
          <w:b/>
          <w:bCs/>
        </w:rPr>
        <w:t xml:space="preserve">. Summary of </w:t>
      </w:r>
      <w:r w:rsidR="00A25FA4">
        <w:rPr>
          <w:b/>
          <w:bCs/>
        </w:rPr>
        <w:t>Water Quality Leaving the Minion Tank (upstream of pumps)</w:t>
      </w:r>
    </w:p>
    <w:p w14:paraId="0A3F7ACE" w14:textId="77777777" w:rsidR="00AE5505" w:rsidRDefault="00AE5505" w:rsidP="00AE5505"/>
    <w:tbl>
      <w:tblPr>
        <w:tblW w:w="5000" w:type="pct"/>
        <w:tblLook w:val="04A0" w:firstRow="1" w:lastRow="0" w:firstColumn="1" w:lastColumn="0" w:noHBand="0" w:noVBand="1"/>
      </w:tblPr>
      <w:tblGrid>
        <w:gridCol w:w="947"/>
        <w:gridCol w:w="3203"/>
        <w:gridCol w:w="605"/>
        <w:gridCol w:w="660"/>
        <w:gridCol w:w="742"/>
        <w:gridCol w:w="989"/>
        <w:gridCol w:w="1220"/>
        <w:gridCol w:w="1397"/>
        <w:gridCol w:w="782"/>
        <w:gridCol w:w="1174"/>
        <w:gridCol w:w="1236"/>
      </w:tblGrid>
      <w:tr w:rsidR="00157C6D" w:rsidRPr="00157C6D" w14:paraId="0D5EB333" w14:textId="77777777" w:rsidTr="00157C6D">
        <w:trPr>
          <w:trHeight w:val="293"/>
        </w:trPr>
        <w:tc>
          <w:tcPr>
            <w:tcW w:w="381" w:type="pct"/>
            <w:tcBorders>
              <w:top w:val="nil"/>
              <w:left w:val="nil"/>
              <w:bottom w:val="nil"/>
              <w:right w:val="nil"/>
            </w:tcBorders>
            <w:shd w:val="clear" w:color="auto" w:fill="auto"/>
            <w:noWrap/>
            <w:vAlign w:val="center"/>
            <w:hideMark/>
          </w:tcPr>
          <w:p w14:paraId="7A6A5B39" w14:textId="77777777" w:rsidR="00157C6D" w:rsidRPr="00157C6D" w:rsidRDefault="00157C6D" w:rsidP="00157C6D">
            <w:pPr>
              <w:spacing w:line="240" w:lineRule="auto"/>
              <w:rPr>
                <w:rFonts w:eastAsia="Times New Roman" w:cs="Times New Roman"/>
                <w:sz w:val="20"/>
                <w:szCs w:val="20"/>
              </w:rPr>
            </w:pPr>
          </w:p>
        </w:tc>
        <w:tc>
          <w:tcPr>
            <w:tcW w:w="1136" w:type="pct"/>
            <w:tcBorders>
              <w:top w:val="single" w:sz="8" w:space="0" w:color="auto"/>
              <w:left w:val="single" w:sz="8" w:space="0" w:color="auto"/>
              <w:bottom w:val="nil"/>
              <w:right w:val="single" w:sz="4" w:space="0" w:color="auto"/>
            </w:tcBorders>
            <w:shd w:val="clear" w:color="000000" w:fill="8EA9DB"/>
            <w:noWrap/>
            <w:vAlign w:val="bottom"/>
            <w:hideMark/>
          </w:tcPr>
          <w:p w14:paraId="5D3A8467" w14:textId="77777777" w:rsidR="00157C6D" w:rsidRPr="00157C6D" w:rsidRDefault="00157C6D" w:rsidP="00157C6D">
            <w:pPr>
              <w:spacing w:line="240" w:lineRule="auto"/>
              <w:rPr>
                <w:rFonts w:eastAsia="Times New Roman" w:cs="Calibri"/>
                <w:color w:val="000000"/>
                <w:sz w:val="20"/>
                <w:szCs w:val="20"/>
              </w:rPr>
            </w:pPr>
            <w:r w:rsidRPr="00157C6D">
              <w:rPr>
                <w:rFonts w:eastAsia="Times New Roman" w:cs="Calibri"/>
                <w:color w:val="000000"/>
                <w:sz w:val="20"/>
                <w:szCs w:val="20"/>
              </w:rPr>
              <w:t> </w:t>
            </w:r>
          </w:p>
        </w:tc>
        <w:tc>
          <w:tcPr>
            <w:tcW w:w="3482" w:type="pct"/>
            <w:gridSpan w:val="9"/>
            <w:tcBorders>
              <w:top w:val="single" w:sz="8" w:space="0" w:color="auto"/>
              <w:left w:val="nil"/>
              <w:bottom w:val="single" w:sz="8" w:space="0" w:color="auto"/>
              <w:right w:val="single" w:sz="4" w:space="0" w:color="000000"/>
            </w:tcBorders>
            <w:shd w:val="clear" w:color="000000" w:fill="A9D08E"/>
            <w:noWrap/>
            <w:vAlign w:val="center"/>
            <w:hideMark/>
          </w:tcPr>
          <w:p w14:paraId="28F6566F"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Outlet of the MINION Tank</w:t>
            </w:r>
          </w:p>
        </w:tc>
      </w:tr>
      <w:tr w:rsidR="00157C6D" w:rsidRPr="00157C6D" w14:paraId="58D8D029" w14:textId="77777777" w:rsidTr="00157C6D">
        <w:trPr>
          <w:trHeight w:val="285"/>
        </w:trPr>
        <w:tc>
          <w:tcPr>
            <w:tcW w:w="381" w:type="pct"/>
            <w:tcBorders>
              <w:top w:val="nil"/>
              <w:left w:val="nil"/>
              <w:bottom w:val="nil"/>
              <w:right w:val="nil"/>
            </w:tcBorders>
            <w:shd w:val="clear" w:color="auto" w:fill="auto"/>
            <w:noWrap/>
            <w:vAlign w:val="center"/>
            <w:hideMark/>
          </w:tcPr>
          <w:p w14:paraId="050D5AF6" w14:textId="77777777" w:rsidR="00157C6D" w:rsidRPr="00157C6D" w:rsidRDefault="00157C6D" w:rsidP="00157C6D">
            <w:pPr>
              <w:spacing w:line="240" w:lineRule="auto"/>
              <w:jc w:val="center"/>
              <w:rPr>
                <w:rFonts w:eastAsia="Times New Roman" w:cs="Calibri"/>
                <w:b/>
                <w:bCs/>
                <w:color w:val="000000"/>
                <w:sz w:val="20"/>
                <w:szCs w:val="20"/>
              </w:rPr>
            </w:pPr>
          </w:p>
        </w:tc>
        <w:tc>
          <w:tcPr>
            <w:tcW w:w="1136" w:type="pct"/>
            <w:tcBorders>
              <w:top w:val="nil"/>
              <w:left w:val="single" w:sz="8" w:space="0" w:color="auto"/>
              <w:bottom w:val="nil"/>
              <w:right w:val="single" w:sz="4" w:space="0" w:color="auto"/>
            </w:tcBorders>
            <w:shd w:val="clear" w:color="000000" w:fill="8EA9DB"/>
            <w:noWrap/>
            <w:vAlign w:val="bottom"/>
            <w:hideMark/>
          </w:tcPr>
          <w:p w14:paraId="6C674204" w14:textId="77777777" w:rsidR="00157C6D" w:rsidRPr="00157C6D" w:rsidRDefault="00157C6D" w:rsidP="00157C6D">
            <w:pPr>
              <w:spacing w:line="240" w:lineRule="auto"/>
              <w:rPr>
                <w:rFonts w:eastAsia="Times New Roman" w:cs="Calibri"/>
                <w:color w:val="000000"/>
                <w:sz w:val="20"/>
                <w:szCs w:val="20"/>
              </w:rPr>
            </w:pPr>
            <w:r w:rsidRPr="00157C6D">
              <w:rPr>
                <w:rFonts w:eastAsia="Times New Roman" w:cs="Calibri"/>
                <w:color w:val="000000"/>
                <w:sz w:val="20"/>
                <w:szCs w:val="20"/>
              </w:rPr>
              <w:t> </w:t>
            </w:r>
          </w:p>
        </w:tc>
        <w:tc>
          <w:tcPr>
            <w:tcW w:w="230" w:type="pct"/>
            <w:tcBorders>
              <w:top w:val="nil"/>
              <w:left w:val="nil"/>
              <w:bottom w:val="nil"/>
              <w:right w:val="single" w:sz="4" w:space="0" w:color="auto"/>
            </w:tcBorders>
            <w:shd w:val="clear" w:color="000000" w:fill="8EA9DB"/>
            <w:noWrap/>
            <w:vAlign w:val="center"/>
            <w:hideMark/>
          </w:tcPr>
          <w:p w14:paraId="505C8B90"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 </w:t>
            </w:r>
          </w:p>
        </w:tc>
        <w:tc>
          <w:tcPr>
            <w:tcW w:w="260" w:type="pct"/>
            <w:tcBorders>
              <w:top w:val="nil"/>
              <w:left w:val="nil"/>
              <w:bottom w:val="nil"/>
              <w:right w:val="single" w:sz="4" w:space="0" w:color="auto"/>
            </w:tcBorders>
            <w:shd w:val="clear" w:color="000000" w:fill="8EA9DB"/>
            <w:noWrap/>
            <w:vAlign w:val="center"/>
            <w:hideMark/>
          </w:tcPr>
          <w:p w14:paraId="0962F3C0"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 </w:t>
            </w:r>
          </w:p>
        </w:tc>
        <w:tc>
          <w:tcPr>
            <w:tcW w:w="298" w:type="pct"/>
            <w:tcBorders>
              <w:top w:val="nil"/>
              <w:left w:val="nil"/>
              <w:bottom w:val="nil"/>
              <w:right w:val="single" w:sz="4" w:space="0" w:color="auto"/>
            </w:tcBorders>
            <w:shd w:val="clear" w:color="000000" w:fill="8EA9DB"/>
            <w:noWrap/>
            <w:vAlign w:val="center"/>
            <w:hideMark/>
          </w:tcPr>
          <w:p w14:paraId="342DB776"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 </w:t>
            </w:r>
          </w:p>
        </w:tc>
        <w:tc>
          <w:tcPr>
            <w:tcW w:w="410" w:type="pct"/>
            <w:tcBorders>
              <w:top w:val="nil"/>
              <w:left w:val="nil"/>
              <w:bottom w:val="nil"/>
              <w:right w:val="single" w:sz="4" w:space="0" w:color="auto"/>
            </w:tcBorders>
            <w:shd w:val="clear" w:color="000000" w:fill="8EA9DB"/>
            <w:noWrap/>
            <w:vAlign w:val="center"/>
            <w:hideMark/>
          </w:tcPr>
          <w:p w14:paraId="58E3F1DF"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 </w:t>
            </w:r>
          </w:p>
        </w:tc>
        <w:tc>
          <w:tcPr>
            <w:tcW w:w="486" w:type="pct"/>
            <w:tcBorders>
              <w:top w:val="nil"/>
              <w:left w:val="nil"/>
              <w:bottom w:val="nil"/>
              <w:right w:val="single" w:sz="4" w:space="0" w:color="auto"/>
            </w:tcBorders>
            <w:shd w:val="clear" w:color="000000" w:fill="8EA9DB"/>
            <w:noWrap/>
            <w:vAlign w:val="center"/>
            <w:hideMark/>
          </w:tcPr>
          <w:p w14:paraId="3BC2E735"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Total</w:t>
            </w:r>
          </w:p>
        </w:tc>
        <w:tc>
          <w:tcPr>
            <w:tcW w:w="522" w:type="pct"/>
            <w:tcBorders>
              <w:top w:val="nil"/>
              <w:left w:val="nil"/>
              <w:bottom w:val="nil"/>
              <w:right w:val="single" w:sz="4" w:space="0" w:color="auto"/>
            </w:tcBorders>
            <w:shd w:val="clear" w:color="000000" w:fill="8EA9DB"/>
            <w:noWrap/>
            <w:vAlign w:val="bottom"/>
            <w:hideMark/>
          </w:tcPr>
          <w:p w14:paraId="3F2CA50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317" w:type="pct"/>
            <w:tcBorders>
              <w:top w:val="nil"/>
              <w:left w:val="nil"/>
              <w:bottom w:val="nil"/>
              <w:right w:val="single" w:sz="4" w:space="0" w:color="auto"/>
            </w:tcBorders>
            <w:shd w:val="clear" w:color="000000" w:fill="8EA9DB"/>
            <w:noWrap/>
            <w:vAlign w:val="bottom"/>
            <w:hideMark/>
          </w:tcPr>
          <w:p w14:paraId="2EC325E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468" w:type="pct"/>
            <w:tcBorders>
              <w:top w:val="nil"/>
              <w:left w:val="nil"/>
              <w:bottom w:val="nil"/>
              <w:right w:val="single" w:sz="4" w:space="0" w:color="auto"/>
            </w:tcBorders>
            <w:shd w:val="clear" w:color="000000" w:fill="8EA9DB"/>
            <w:noWrap/>
            <w:vAlign w:val="bottom"/>
            <w:hideMark/>
          </w:tcPr>
          <w:p w14:paraId="0F90EEA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492" w:type="pct"/>
            <w:tcBorders>
              <w:top w:val="nil"/>
              <w:left w:val="nil"/>
              <w:bottom w:val="nil"/>
              <w:right w:val="single" w:sz="4" w:space="0" w:color="auto"/>
            </w:tcBorders>
            <w:shd w:val="clear" w:color="000000" w:fill="8EA9DB"/>
            <w:noWrap/>
            <w:vAlign w:val="center"/>
            <w:hideMark/>
          </w:tcPr>
          <w:p w14:paraId="46201BD7"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Dissolved</w:t>
            </w:r>
          </w:p>
        </w:tc>
      </w:tr>
      <w:tr w:rsidR="00157C6D" w:rsidRPr="00157C6D" w14:paraId="10F26FA3" w14:textId="77777777" w:rsidTr="00157C6D">
        <w:trPr>
          <w:trHeight w:val="285"/>
        </w:trPr>
        <w:tc>
          <w:tcPr>
            <w:tcW w:w="381" w:type="pct"/>
            <w:tcBorders>
              <w:top w:val="nil"/>
              <w:left w:val="nil"/>
              <w:bottom w:val="nil"/>
              <w:right w:val="nil"/>
            </w:tcBorders>
            <w:shd w:val="clear" w:color="auto" w:fill="auto"/>
            <w:noWrap/>
            <w:vAlign w:val="center"/>
            <w:hideMark/>
          </w:tcPr>
          <w:p w14:paraId="10B6928F" w14:textId="77777777" w:rsidR="00157C6D" w:rsidRPr="00157C6D" w:rsidRDefault="00157C6D" w:rsidP="00157C6D">
            <w:pPr>
              <w:spacing w:line="240" w:lineRule="auto"/>
              <w:jc w:val="center"/>
              <w:rPr>
                <w:rFonts w:eastAsia="Times New Roman" w:cs="Calibri"/>
                <w:b/>
                <w:bCs/>
                <w:color w:val="000000"/>
                <w:sz w:val="20"/>
                <w:szCs w:val="20"/>
              </w:rPr>
            </w:pPr>
          </w:p>
        </w:tc>
        <w:tc>
          <w:tcPr>
            <w:tcW w:w="1136" w:type="pct"/>
            <w:tcBorders>
              <w:top w:val="nil"/>
              <w:left w:val="single" w:sz="8" w:space="0" w:color="auto"/>
              <w:bottom w:val="nil"/>
              <w:right w:val="single" w:sz="4" w:space="0" w:color="auto"/>
            </w:tcBorders>
            <w:shd w:val="clear" w:color="000000" w:fill="8EA9DB"/>
            <w:noWrap/>
            <w:vAlign w:val="center"/>
            <w:hideMark/>
          </w:tcPr>
          <w:p w14:paraId="47212D5F"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Day &amp; Date</w:t>
            </w:r>
          </w:p>
        </w:tc>
        <w:tc>
          <w:tcPr>
            <w:tcW w:w="230" w:type="pct"/>
            <w:tcBorders>
              <w:top w:val="nil"/>
              <w:left w:val="nil"/>
              <w:bottom w:val="nil"/>
              <w:right w:val="single" w:sz="4" w:space="0" w:color="auto"/>
            </w:tcBorders>
            <w:shd w:val="clear" w:color="000000" w:fill="8EA9DB"/>
            <w:noWrap/>
            <w:vAlign w:val="center"/>
            <w:hideMark/>
          </w:tcPr>
          <w:p w14:paraId="5ED682E8"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pH</w:t>
            </w:r>
          </w:p>
        </w:tc>
        <w:tc>
          <w:tcPr>
            <w:tcW w:w="260" w:type="pct"/>
            <w:tcBorders>
              <w:top w:val="nil"/>
              <w:left w:val="nil"/>
              <w:bottom w:val="nil"/>
              <w:right w:val="single" w:sz="4" w:space="0" w:color="auto"/>
            </w:tcBorders>
            <w:shd w:val="clear" w:color="000000" w:fill="8EA9DB"/>
            <w:noWrap/>
            <w:vAlign w:val="center"/>
            <w:hideMark/>
          </w:tcPr>
          <w:p w14:paraId="6668DF9C"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ORP</w:t>
            </w:r>
          </w:p>
        </w:tc>
        <w:tc>
          <w:tcPr>
            <w:tcW w:w="298" w:type="pct"/>
            <w:tcBorders>
              <w:top w:val="nil"/>
              <w:left w:val="nil"/>
              <w:bottom w:val="nil"/>
              <w:right w:val="single" w:sz="4" w:space="0" w:color="auto"/>
            </w:tcBorders>
            <w:shd w:val="clear" w:color="000000" w:fill="8EA9DB"/>
            <w:noWrap/>
            <w:vAlign w:val="center"/>
            <w:hideMark/>
          </w:tcPr>
          <w:p w14:paraId="60576200"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Temp</w:t>
            </w:r>
          </w:p>
        </w:tc>
        <w:tc>
          <w:tcPr>
            <w:tcW w:w="410" w:type="pct"/>
            <w:tcBorders>
              <w:top w:val="nil"/>
              <w:left w:val="nil"/>
              <w:bottom w:val="nil"/>
              <w:right w:val="single" w:sz="4" w:space="0" w:color="auto"/>
            </w:tcBorders>
            <w:shd w:val="clear" w:color="000000" w:fill="8EA9DB"/>
            <w:noWrap/>
            <w:vAlign w:val="center"/>
            <w:hideMark/>
          </w:tcPr>
          <w:p w14:paraId="13577D48"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Calcium</w:t>
            </w:r>
          </w:p>
        </w:tc>
        <w:tc>
          <w:tcPr>
            <w:tcW w:w="486" w:type="pct"/>
            <w:tcBorders>
              <w:top w:val="nil"/>
              <w:left w:val="nil"/>
              <w:bottom w:val="nil"/>
              <w:right w:val="single" w:sz="4" w:space="0" w:color="auto"/>
            </w:tcBorders>
            <w:shd w:val="clear" w:color="000000" w:fill="8EA9DB"/>
            <w:noWrap/>
            <w:vAlign w:val="center"/>
            <w:hideMark/>
          </w:tcPr>
          <w:p w14:paraId="1E6E007C"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Alkalinity</w:t>
            </w:r>
          </w:p>
        </w:tc>
        <w:tc>
          <w:tcPr>
            <w:tcW w:w="522" w:type="pct"/>
            <w:tcBorders>
              <w:top w:val="nil"/>
              <w:left w:val="nil"/>
              <w:bottom w:val="nil"/>
              <w:right w:val="single" w:sz="4" w:space="0" w:color="auto"/>
            </w:tcBorders>
            <w:shd w:val="clear" w:color="000000" w:fill="8EA9DB"/>
            <w:noWrap/>
            <w:vAlign w:val="center"/>
            <w:hideMark/>
          </w:tcPr>
          <w:p w14:paraId="7D1559E7"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Conductivity</w:t>
            </w:r>
          </w:p>
        </w:tc>
        <w:tc>
          <w:tcPr>
            <w:tcW w:w="317" w:type="pct"/>
            <w:tcBorders>
              <w:top w:val="nil"/>
              <w:left w:val="nil"/>
              <w:bottom w:val="nil"/>
              <w:right w:val="single" w:sz="4" w:space="0" w:color="auto"/>
            </w:tcBorders>
            <w:shd w:val="clear" w:color="000000" w:fill="8EA9DB"/>
            <w:noWrap/>
            <w:vAlign w:val="center"/>
            <w:hideMark/>
          </w:tcPr>
          <w:p w14:paraId="3726F059"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Iron</w:t>
            </w:r>
          </w:p>
        </w:tc>
        <w:tc>
          <w:tcPr>
            <w:tcW w:w="468" w:type="pct"/>
            <w:tcBorders>
              <w:top w:val="nil"/>
              <w:left w:val="nil"/>
              <w:bottom w:val="nil"/>
              <w:right w:val="single" w:sz="4" w:space="0" w:color="auto"/>
            </w:tcBorders>
            <w:shd w:val="clear" w:color="000000" w:fill="8EA9DB"/>
            <w:noWrap/>
            <w:vAlign w:val="center"/>
            <w:hideMark/>
          </w:tcPr>
          <w:p w14:paraId="6BDF62DE"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Turbidity</w:t>
            </w:r>
          </w:p>
        </w:tc>
        <w:tc>
          <w:tcPr>
            <w:tcW w:w="492" w:type="pct"/>
            <w:tcBorders>
              <w:top w:val="nil"/>
              <w:left w:val="nil"/>
              <w:bottom w:val="nil"/>
              <w:right w:val="single" w:sz="4" w:space="0" w:color="auto"/>
            </w:tcBorders>
            <w:shd w:val="clear" w:color="000000" w:fill="8EA9DB"/>
            <w:noWrap/>
            <w:vAlign w:val="center"/>
            <w:hideMark/>
          </w:tcPr>
          <w:p w14:paraId="73E0C4FF"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Oxygen</w:t>
            </w:r>
          </w:p>
        </w:tc>
      </w:tr>
      <w:tr w:rsidR="00157C6D" w:rsidRPr="00157C6D" w14:paraId="2709F645" w14:textId="77777777" w:rsidTr="00157C6D">
        <w:trPr>
          <w:trHeight w:val="293"/>
        </w:trPr>
        <w:tc>
          <w:tcPr>
            <w:tcW w:w="381" w:type="pct"/>
            <w:tcBorders>
              <w:top w:val="nil"/>
              <w:left w:val="nil"/>
              <w:bottom w:val="nil"/>
              <w:right w:val="nil"/>
            </w:tcBorders>
            <w:shd w:val="clear" w:color="auto" w:fill="auto"/>
            <w:noWrap/>
            <w:vAlign w:val="bottom"/>
            <w:hideMark/>
          </w:tcPr>
          <w:p w14:paraId="3FB18393" w14:textId="77777777" w:rsidR="00157C6D" w:rsidRPr="00157C6D" w:rsidRDefault="00157C6D" w:rsidP="00157C6D">
            <w:pPr>
              <w:spacing w:line="240" w:lineRule="auto"/>
              <w:jc w:val="center"/>
              <w:rPr>
                <w:rFonts w:eastAsia="Times New Roman" w:cs="Calibri"/>
                <w:b/>
                <w:bCs/>
                <w:color w:val="000000"/>
                <w:sz w:val="20"/>
                <w:szCs w:val="20"/>
              </w:rPr>
            </w:pPr>
          </w:p>
        </w:tc>
        <w:tc>
          <w:tcPr>
            <w:tcW w:w="1136" w:type="pct"/>
            <w:tcBorders>
              <w:top w:val="nil"/>
              <w:left w:val="single" w:sz="8" w:space="0" w:color="auto"/>
              <w:bottom w:val="single" w:sz="8" w:space="0" w:color="auto"/>
              <w:right w:val="single" w:sz="4" w:space="0" w:color="auto"/>
            </w:tcBorders>
            <w:shd w:val="clear" w:color="000000" w:fill="8EA9DB"/>
            <w:noWrap/>
            <w:vAlign w:val="bottom"/>
            <w:hideMark/>
          </w:tcPr>
          <w:p w14:paraId="1811838F" w14:textId="77777777" w:rsidR="00157C6D" w:rsidRPr="00157C6D" w:rsidRDefault="00157C6D" w:rsidP="00157C6D">
            <w:pPr>
              <w:spacing w:line="240" w:lineRule="auto"/>
              <w:rPr>
                <w:rFonts w:eastAsia="Times New Roman" w:cs="Calibri"/>
                <w:color w:val="000000"/>
                <w:sz w:val="20"/>
                <w:szCs w:val="20"/>
              </w:rPr>
            </w:pPr>
            <w:r w:rsidRPr="00157C6D">
              <w:rPr>
                <w:rFonts w:eastAsia="Times New Roman" w:cs="Calibri"/>
                <w:color w:val="000000"/>
                <w:sz w:val="20"/>
                <w:szCs w:val="20"/>
              </w:rPr>
              <w:t> </w:t>
            </w:r>
          </w:p>
        </w:tc>
        <w:tc>
          <w:tcPr>
            <w:tcW w:w="230" w:type="pct"/>
            <w:tcBorders>
              <w:top w:val="nil"/>
              <w:left w:val="nil"/>
              <w:bottom w:val="single" w:sz="8" w:space="0" w:color="auto"/>
              <w:right w:val="single" w:sz="4" w:space="0" w:color="auto"/>
            </w:tcBorders>
            <w:shd w:val="clear" w:color="000000" w:fill="8EA9DB"/>
            <w:noWrap/>
            <w:vAlign w:val="center"/>
            <w:hideMark/>
          </w:tcPr>
          <w:p w14:paraId="72F0C0AA"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 </w:t>
            </w:r>
          </w:p>
        </w:tc>
        <w:tc>
          <w:tcPr>
            <w:tcW w:w="260" w:type="pct"/>
            <w:tcBorders>
              <w:top w:val="nil"/>
              <w:left w:val="nil"/>
              <w:bottom w:val="single" w:sz="8" w:space="0" w:color="auto"/>
              <w:right w:val="single" w:sz="4" w:space="0" w:color="auto"/>
            </w:tcBorders>
            <w:shd w:val="clear" w:color="000000" w:fill="8EA9DB"/>
            <w:noWrap/>
            <w:vAlign w:val="center"/>
            <w:hideMark/>
          </w:tcPr>
          <w:p w14:paraId="191C310C"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(mV)</w:t>
            </w:r>
          </w:p>
        </w:tc>
        <w:tc>
          <w:tcPr>
            <w:tcW w:w="298" w:type="pct"/>
            <w:tcBorders>
              <w:top w:val="nil"/>
              <w:left w:val="nil"/>
              <w:bottom w:val="single" w:sz="8" w:space="0" w:color="auto"/>
              <w:right w:val="single" w:sz="4" w:space="0" w:color="auto"/>
            </w:tcBorders>
            <w:shd w:val="clear" w:color="000000" w:fill="8EA9DB"/>
            <w:noWrap/>
            <w:vAlign w:val="center"/>
            <w:hideMark/>
          </w:tcPr>
          <w:p w14:paraId="6992536D"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(°F)</w:t>
            </w:r>
          </w:p>
        </w:tc>
        <w:tc>
          <w:tcPr>
            <w:tcW w:w="410" w:type="pct"/>
            <w:tcBorders>
              <w:top w:val="nil"/>
              <w:left w:val="nil"/>
              <w:bottom w:val="single" w:sz="8" w:space="0" w:color="auto"/>
              <w:right w:val="single" w:sz="4" w:space="0" w:color="auto"/>
            </w:tcBorders>
            <w:shd w:val="clear" w:color="000000" w:fill="8EA9DB"/>
            <w:noWrap/>
            <w:vAlign w:val="center"/>
            <w:hideMark/>
          </w:tcPr>
          <w:p w14:paraId="2D977409"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(ppm)</w:t>
            </w:r>
          </w:p>
        </w:tc>
        <w:tc>
          <w:tcPr>
            <w:tcW w:w="486" w:type="pct"/>
            <w:tcBorders>
              <w:top w:val="nil"/>
              <w:left w:val="nil"/>
              <w:bottom w:val="single" w:sz="8" w:space="0" w:color="auto"/>
              <w:right w:val="single" w:sz="4" w:space="0" w:color="auto"/>
            </w:tcBorders>
            <w:shd w:val="clear" w:color="000000" w:fill="8EA9DB"/>
            <w:noWrap/>
            <w:vAlign w:val="center"/>
            <w:hideMark/>
          </w:tcPr>
          <w:p w14:paraId="264B4547"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(ppm)</w:t>
            </w:r>
          </w:p>
        </w:tc>
        <w:tc>
          <w:tcPr>
            <w:tcW w:w="522" w:type="pct"/>
            <w:tcBorders>
              <w:top w:val="nil"/>
              <w:left w:val="nil"/>
              <w:bottom w:val="single" w:sz="8" w:space="0" w:color="auto"/>
              <w:right w:val="single" w:sz="4" w:space="0" w:color="auto"/>
            </w:tcBorders>
            <w:shd w:val="clear" w:color="000000" w:fill="8EA9DB"/>
            <w:noWrap/>
            <w:vAlign w:val="bottom"/>
            <w:hideMark/>
          </w:tcPr>
          <w:p w14:paraId="30AD7DA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317" w:type="pct"/>
            <w:tcBorders>
              <w:top w:val="nil"/>
              <w:left w:val="nil"/>
              <w:bottom w:val="single" w:sz="8" w:space="0" w:color="auto"/>
              <w:right w:val="single" w:sz="4" w:space="0" w:color="auto"/>
            </w:tcBorders>
            <w:shd w:val="clear" w:color="000000" w:fill="8EA9DB"/>
            <w:noWrap/>
            <w:vAlign w:val="center"/>
            <w:hideMark/>
          </w:tcPr>
          <w:p w14:paraId="0AB92BE2"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(ppm)</w:t>
            </w:r>
          </w:p>
        </w:tc>
        <w:tc>
          <w:tcPr>
            <w:tcW w:w="468" w:type="pct"/>
            <w:tcBorders>
              <w:top w:val="nil"/>
              <w:left w:val="nil"/>
              <w:bottom w:val="single" w:sz="8" w:space="0" w:color="auto"/>
              <w:right w:val="single" w:sz="4" w:space="0" w:color="auto"/>
            </w:tcBorders>
            <w:shd w:val="clear" w:color="000000" w:fill="8EA9DB"/>
            <w:noWrap/>
            <w:vAlign w:val="bottom"/>
            <w:hideMark/>
          </w:tcPr>
          <w:p w14:paraId="7CD53EE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492" w:type="pct"/>
            <w:tcBorders>
              <w:top w:val="nil"/>
              <w:left w:val="nil"/>
              <w:bottom w:val="single" w:sz="8" w:space="0" w:color="auto"/>
              <w:right w:val="single" w:sz="4" w:space="0" w:color="auto"/>
            </w:tcBorders>
            <w:shd w:val="clear" w:color="000000" w:fill="8EA9DB"/>
            <w:noWrap/>
            <w:vAlign w:val="center"/>
            <w:hideMark/>
          </w:tcPr>
          <w:p w14:paraId="1BDA76BD" w14:textId="77777777" w:rsidR="00157C6D" w:rsidRPr="00157C6D" w:rsidRDefault="00157C6D" w:rsidP="00157C6D">
            <w:pPr>
              <w:spacing w:line="240" w:lineRule="auto"/>
              <w:jc w:val="center"/>
              <w:rPr>
                <w:rFonts w:eastAsia="Times New Roman" w:cs="Calibri"/>
                <w:b/>
                <w:bCs/>
                <w:color w:val="000000"/>
                <w:sz w:val="20"/>
                <w:szCs w:val="20"/>
              </w:rPr>
            </w:pPr>
            <w:r w:rsidRPr="00157C6D">
              <w:rPr>
                <w:rFonts w:eastAsia="Times New Roman" w:cs="Calibri"/>
                <w:b/>
                <w:bCs/>
                <w:color w:val="000000"/>
                <w:sz w:val="20"/>
                <w:szCs w:val="20"/>
              </w:rPr>
              <w:t>(ppm)</w:t>
            </w:r>
          </w:p>
        </w:tc>
      </w:tr>
      <w:tr w:rsidR="00157C6D" w:rsidRPr="00157C6D" w14:paraId="5DAE75B2" w14:textId="77777777" w:rsidTr="00157C6D">
        <w:trPr>
          <w:trHeight w:val="285"/>
        </w:trPr>
        <w:tc>
          <w:tcPr>
            <w:tcW w:w="38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4398517"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w:t>
            </w:r>
          </w:p>
        </w:tc>
        <w:tc>
          <w:tcPr>
            <w:tcW w:w="1136" w:type="pct"/>
            <w:tcBorders>
              <w:top w:val="nil"/>
              <w:left w:val="nil"/>
              <w:bottom w:val="single" w:sz="4" w:space="0" w:color="auto"/>
              <w:right w:val="single" w:sz="4" w:space="0" w:color="auto"/>
            </w:tcBorders>
            <w:shd w:val="clear" w:color="auto" w:fill="auto"/>
            <w:noWrap/>
            <w:vAlign w:val="bottom"/>
            <w:hideMark/>
          </w:tcPr>
          <w:p w14:paraId="6DB39CE4"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Thursday, August 8, 2024</w:t>
            </w:r>
          </w:p>
        </w:tc>
        <w:tc>
          <w:tcPr>
            <w:tcW w:w="230" w:type="pct"/>
            <w:tcBorders>
              <w:top w:val="nil"/>
              <w:left w:val="nil"/>
              <w:bottom w:val="single" w:sz="4" w:space="0" w:color="auto"/>
              <w:right w:val="single" w:sz="4" w:space="0" w:color="auto"/>
            </w:tcBorders>
            <w:shd w:val="clear" w:color="auto" w:fill="auto"/>
            <w:noWrap/>
            <w:vAlign w:val="bottom"/>
            <w:hideMark/>
          </w:tcPr>
          <w:p w14:paraId="1E96D95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260" w:type="pct"/>
            <w:tcBorders>
              <w:top w:val="nil"/>
              <w:left w:val="nil"/>
              <w:bottom w:val="single" w:sz="4" w:space="0" w:color="auto"/>
              <w:right w:val="single" w:sz="4" w:space="0" w:color="auto"/>
            </w:tcBorders>
            <w:shd w:val="clear" w:color="auto" w:fill="auto"/>
            <w:noWrap/>
            <w:vAlign w:val="bottom"/>
            <w:hideMark/>
          </w:tcPr>
          <w:p w14:paraId="1C1D3BB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298" w:type="pct"/>
            <w:tcBorders>
              <w:top w:val="nil"/>
              <w:left w:val="nil"/>
              <w:bottom w:val="single" w:sz="4" w:space="0" w:color="auto"/>
              <w:right w:val="single" w:sz="4" w:space="0" w:color="auto"/>
            </w:tcBorders>
            <w:shd w:val="clear" w:color="auto" w:fill="auto"/>
            <w:noWrap/>
            <w:vAlign w:val="bottom"/>
            <w:hideMark/>
          </w:tcPr>
          <w:p w14:paraId="2888DC8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410" w:type="pct"/>
            <w:tcBorders>
              <w:top w:val="nil"/>
              <w:left w:val="nil"/>
              <w:bottom w:val="single" w:sz="4" w:space="0" w:color="auto"/>
              <w:right w:val="single" w:sz="4" w:space="0" w:color="auto"/>
            </w:tcBorders>
            <w:shd w:val="clear" w:color="auto" w:fill="auto"/>
            <w:noWrap/>
            <w:vAlign w:val="bottom"/>
            <w:hideMark/>
          </w:tcPr>
          <w:p w14:paraId="258038D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486" w:type="pct"/>
            <w:tcBorders>
              <w:top w:val="nil"/>
              <w:left w:val="nil"/>
              <w:bottom w:val="single" w:sz="4" w:space="0" w:color="auto"/>
              <w:right w:val="single" w:sz="4" w:space="0" w:color="auto"/>
            </w:tcBorders>
            <w:shd w:val="clear" w:color="auto" w:fill="auto"/>
            <w:noWrap/>
            <w:vAlign w:val="bottom"/>
            <w:hideMark/>
          </w:tcPr>
          <w:p w14:paraId="4310C91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522" w:type="pct"/>
            <w:tcBorders>
              <w:top w:val="nil"/>
              <w:left w:val="nil"/>
              <w:bottom w:val="single" w:sz="4" w:space="0" w:color="auto"/>
              <w:right w:val="single" w:sz="4" w:space="0" w:color="auto"/>
            </w:tcBorders>
            <w:shd w:val="clear" w:color="auto" w:fill="auto"/>
            <w:noWrap/>
            <w:vAlign w:val="bottom"/>
            <w:hideMark/>
          </w:tcPr>
          <w:p w14:paraId="75FEB03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317" w:type="pct"/>
            <w:tcBorders>
              <w:top w:val="nil"/>
              <w:left w:val="nil"/>
              <w:bottom w:val="single" w:sz="4" w:space="0" w:color="auto"/>
              <w:right w:val="single" w:sz="4" w:space="0" w:color="auto"/>
            </w:tcBorders>
            <w:shd w:val="clear" w:color="auto" w:fill="auto"/>
            <w:noWrap/>
            <w:vAlign w:val="bottom"/>
            <w:hideMark/>
          </w:tcPr>
          <w:p w14:paraId="46BC52A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468" w:type="pct"/>
            <w:tcBorders>
              <w:top w:val="nil"/>
              <w:left w:val="nil"/>
              <w:bottom w:val="single" w:sz="4" w:space="0" w:color="auto"/>
              <w:right w:val="single" w:sz="4" w:space="0" w:color="auto"/>
            </w:tcBorders>
            <w:shd w:val="clear" w:color="auto" w:fill="auto"/>
            <w:noWrap/>
            <w:vAlign w:val="bottom"/>
            <w:hideMark/>
          </w:tcPr>
          <w:p w14:paraId="41BABA2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c>
          <w:tcPr>
            <w:tcW w:w="492" w:type="pct"/>
            <w:tcBorders>
              <w:top w:val="nil"/>
              <w:left w:val="nil"/>
              <w:bottom w:val="single" w:sz="4" w:space="0" w:color="auto"/>
              <w:right w:val="single" w:sz="4" w:space="0" w:color="auto"/>
            </w:tcBorders>
            <w:shd w:val="clear" w:color="auto" w:fill="auto"/>
            <w:noWrap/>
            <w:vAlign w:val="bottom"/>
            <w:hideMark/>
          </w:tcPr>
          <w:p w14:paraId="3383ADC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 </w:t>
            </w:r>
          </w:p>
        </w:tc>
      </w:tr>
      <w:tr w:rsidR="00157C6D" w:rsidRPr="00157C6D" w14:paraId="355D5456"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08E615AB"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w:t>
            </w:r>
          </w:p>
        </w:tc>
        <w:tc>
          <w:tcPr>
            <w:tcW w:w="1136" w:type="pct"/>
            <w:tcBorders>
              <w:top w:val="nil"/>
              <w:left w:val="nil"/>
              <w:bottom w:val="single" w:sz="4" w:space="0" w:color="auto"/>
              <w:right w:val="single" w:sz="4" w:space="0" w:color="auto"/>
            </w:tcBorders>
            <w:shd w:val="clear" w:color="auto" w:fill="auto"/>
            <w:noWrap/>
            <w:vAlign w:val="bottom"/>
            <w:hideMark/>
          </w:tcPr>
          <w:p w14:paraId="7DD9F917"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Friday, August 9, 2024</w:t>
            </w:r>
          </w:p>
        </w:tc>
        <w:tc>
          <w:tcPr>
            <w:tcW w:w="230" w:type="pct"/>
            <w:tcBorders>
              <w:top w:val="nil"/>
              <w:left w:val="nil"/>
              <w:bottom w:val="single" w:sz="4" w:space="0" w:color="auto"/>
              <w:right w:val="single" w:sz="4" w:space="0" w:color="auto"/>
            </w:tcBorders>
            <w:shd w:val="clear" w:color="auto" w:fill="auto"/>
            <w:noWrap/>
            <w:vAlign w:val="bottom"/>
            <w:hideMark/>
          </w:tcPr>
          <w:p w14:paraId="2E35DB7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7.80</w:t>
            </w:r>
          </w:p>
        </w:tc>
        <w:tc>
          <w:tcPr>
            <w:tcW w:w="260" w:type="pct"/>
            <w:tcBorders>
              <w:top w:val="nil"/>
              <w:left w:val="nil"/>
              <w:bottom w:val="single" w:sz="4" w:space="0" w:color="auto"/>
              <w:right w:val="single" w:sz="4" w:space="0" w:color="auto"/>
            </w:tcBorders>
            <w:shd w:val="clear" w:color="auto" w:fill="auto"/>
            <w:noWrap/>
            <w:vAlign w:val="bottom"/>
            <w:hideMark/>
          </w:tcPr>
          <w:p w14:paraId="63325F9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179</w:t>
            </w:r>
          </w:p>
        </w:tc>
        <w:tc>
          <w:tcPr>
            <w:tcW w:w="298" w:type="pct"/>
            <w:tcBorders>
              <w:top w:val="nil"/>
              <w:left w:val="nil"/>
              <w:bottom w:val="single" w:sz="4" w:space="0" w:color="auto"/>
              <w:right w:val="single" w:sz="4" w:space="0" w:color="auto"/>
            </w:tcBorders>
            <w:shd w:val="clear" w:color="auto" w:fill="auto"/>
            <w:noWrap/>
            <w:vAlign w:val="bottom"/>
            <w:hideMark/>
          </w:tcPr>
          <w:p w14:paraId="1E8A168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77.02</w:t>
            </w:r>
          </w:p>
        </w:tc>
        <w:tc>
          <w:tcPr>
            <w:tcW w:w="410" w:type="pct"/>
            <w:tcBorders>
              <w:top w:val="nil"/>
              <w:left w:val="nil"/>
              <w:bottom w:val="single" w:sz="4" w:space="0" w:color="auto"/>
              <w:right w:val="single" w:sz="4" w:space="0" w:color="auto"/>
            </w:tcBorders>
            <w:shd w:val="clear" w:color="auto" w:fill="auto"/>
            <w:noWrap/>
            <w:vAlign w:val="bottom"/>
            <w:hideMark/>
          </w:tcPr>
          <w:p w14:paraId="328DDC8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951</w:t>
            </w:r>
          </w:p>
        </w:tc>
        <w:tc>
          <w:tcPr>
            <w:tcW w:w="486" w:type="pct"/>
            <w:tcBorders>
              <w:top w:val="nil"/>
              <w:left w:val="nil"/>
              <w:bottom w:val="single" w:sz="4" w:space="0" w:color="auto"/>
              <w:right w:val="single" w:sz="4" w:space="0" w:color="auto"/>
            </w:tcBorders>
            <w:shd w:val="clear" w:color="auto" w:fill="auto"/>
            <w:noWrap/>
            <w:vAlign w:val="bottom"/>
            <w:hideMark/>
          </w:tcPr>
          <w:p w14:paraId="0752117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228</w:t>
            </w:r>
          </w:p>
        </w:tc>
        <w:tc>
          <w:tcPr>
            <w:tcW w:w="522" w:type="pct"/>
            <w:tcBorders>
              <w:top w:val="nil"/>
              <w:left w:val="nil"/>
              <w:bottom w:val="single" w:sz="4" w:space="0" w:color="auto"/>
              <w:right w:val="single" w:sz="4" w:space="0" w:color="auto"/>
            </w:tcBorders>
            <w:shd w:val="clear" w:color="auto" w:fill="auto"/>
            <w:noWrap/>
            <w:vAlign w:val="bottom"/>
            <w:hideMark/>
          </w:tcPr>
          <w:p w14:paraId="7273F33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11</w:t>
            </w:r>
          </w:p>
        </w:tc>
        <w:tc>
          <w:tcPr>
            <w:tcW w:w="317" w:type="pct"/>
            <w:tcBorders>
              <w:top w:val="nil"/>
              <w:left w:val="nil"/>
              <w:bottom w:val="single" w:sz="4" w:space="0" w:color="auto"/>
              <w:right w:val="single" w:sz="4" w:space="0" w:color="auto"/>
            </w:tcBorders>
            <w:shd w:val="clear" w:color="auto" w:fill="auto"/>
            <w:noWrap/>
            <w:vAlign w:val="bottom"/>
            <w:hideMark/>
          </w:tcPr>
          <w:p w14:paraId="6545822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369F0CF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w:t>
            </w:r>
          </w:p>
        </w:tc>
        <w:tc>
          <w:tcPr>
            <w:tcW w:w="492" w:type="pct"/>
            <w:tcBorders>
              <w:top w:val="nil"/>
              <w:left w:val="nil"/>
              <w:bottom w:val="single" w:sz="4" w:space="0" w:color="auto"/>
              <w:right w:val="single" w:sz="4" w:space="0" w:color="auto"/>
            </w:tcBorders>
            <w:shd w:val="clear" w:color="auto" w:fill="auto"/>
            <w:noWrap/>
            <w:vAlign w:val="bottom"/>
            <w:hideMark/>
          </w:tcPr>
          <w:p w14:paraId="0EC1A18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r>
      <w:tr w:rsidR="00157C6D" w:rsidRPr="00157C6D" w14:paraId="07D5735C"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587940DB"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3</w:t>
            </w:r>
          </w:p>
        </w:tc>
        <w:tc>
          <w:tcPr>
            <w:tcW w:w="1136" w:type="pct"/>
            <w:tcBorders>
              <w:top w:val="nil"/>
              <w:left w:val="nil"/>
              <w:bottom w:val="single" w:sz="4" w:space="0" w:color="auto"/>
              <w:right w:val="single" w:sz="4" w:space="0" w:color="auto"/>
            </w:tcBorders>
            <w:shd w:val="clear" w:color="auto" w:fill="auto"/>
            <w:noWrap/>
            <w:vAlign w:val="bottom"/>
            <w:hideMark/>
          </w:tcPr>
          <w:p w14:paraId="3EB9F4B0"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Saturday, August 10, 2024</w:t>
            </w:r>
          </w:p>
        </w:tc>
        <w:tc>
          <w:tcPr>
            <w:tcW w:w="230" w:type="pct"/>
            <w:tcBorders>
              <w:top w:val="nil"/>
              <w:left w:val="nil"/>
              <w:bottom w:val="single" w:sz="4" w:space="0" w:color="auto"/>
              <w:right w:val="single" w:sz="4" w:space="0" w:color="auto"/>
            </w:tcBorders>
            <w:shd w:val="clear" w:color="auto" w:fill="auto"/>
            <w:noWrap/>
            <w:vAlign w:val="bottom"/>
            <w:hideMark/>
          </w:tcPr>
          <w:p w14:paraId="7EECE9B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7.55</w:t>
            </w:r>
          </w:p>
        </w:tc>
        <w:tc>
          <w:tcPr>
            <w:tcW w:w="260" w:type="pct"/>
            <w:tcBorders>
              <w:top w:val="nil"/>
              <w:left w:val="nil"/>
              <w:bottom w:val="single" w:sz="4" w:space="0" w:color="auto"/>
              <w:right w:val="single" w:sz="4" w:space="0" w:color="auto"/>
            </w:tcBorders>
            <w:shd w:val="clear" w:color="auto" w:fill="auto"/>
            <w:noWrap/>
            <w:vAlign w:val="bottom"/>
            <w:hideMark/>
          </w:tcPr>
          <w:p w14:paraId="61CDF86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73</w:t>
            </w:r>
          </w:p>
        </w:tc>
        <w:tc>
          <w:tcPr>
            <w:tcW w:w="298" w:type="pct"/>
            <w:tcBorders>
              <w:top w:val="nil"/>
              <w:left w:val="nil"/>
              <w:bottom w:val="single" w:sz="4" w:space="0" w:color="auto"/>
              <w:right w:val="single" w:sz="4" w:space="0" w:color="auto"/>
            </w:tcBorders>
            <w:shd w:val="clear" w:color="auto" w:fill="auto"/>
            <w:noWrap/>
            <w:vAlign w:val="bottom"/>
            <w:hideMark/>
          </w:tcPr>
          <w:p w14:paraId="35BF5DD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75.65</w:t>
            </w:r>
          </w:p>
        </w:tc>
        <w:tc>
          <w:tcPr>
            <w:tcW w:w="410" w:type="pct"/>
            <w:tcBorders>
              <w:top w:val="nil"/>
              <w:left w:val="nil"/>
              <w:bottom w:val="single" w:sz="4" w:space="0" w:color="auto"/>
              <w:right w:val="single" w:sz="4" w:space="0" w:color="auto"/>
            </w:tcBorders>
            <w:shd w:val="clear" w:color="auto" w:fill="auto"/>
            <w:noWrap/>
            <w:vAlign w:val="bottom"/>
            <w:hideMark/>
          </w:tcPr>
          <w:p w14:paraId="097EB89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593</w:t>
            </w:r>
          </w:p>
        </w:tc>
        <w:tc>
          <w:tcPr>
            <w:tcW w:w="486" w:type="pct"/>
            <w:tcBorders>
              <w:top w:val="nil"/>
              <w:left w:val="nil"/>
              <w:bottom w:val="single" w:sz="4" w:space="0" w:color="auto"/>
              <w:right w:val="single" w:sz="4" w:space="0" w:color="auto"/>
            </w:tcBorders>
            <w:shd w:val="clear" w:color="auto" w:fill="auto"/>
            <w:noWrap/>
            <w:vAlign w:val="bottom"/>
            <w:hideMark/>
          </w:tcPr>
          <w:p w14:paraId="5D7C9CB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200</w:t>
            </w:r>
          </w:p>
        </w:tc>
        <w:tc>
          <w:tcPr>
            <w:tcW w:w="522" w:type="pct"/>
            <w:tcBorders>
              <w:top w:val="nil"/>
              <w:left w:val="nil"/>
              <w:bottom w:val="single" w:sz="4" w:space="0" w:color="auto"/>
              <w:right w:val="single" w:sz="4" w:space="0" w:color="auto"/>
            </w:tcBorders>
            <w:shd w:val="clear" w:color="auto" w:fill="auto"/>
            <w:noWrap/>
            <w:vAlign w:val="bottom"/>
            <w:hideMark/>
          </w:tcPr>
          <w:p w14:paraId="1095489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11</w:t>
            </w:r>
          </w:p>
        </w:tc>
        <w:tc>
          <w:tcPr>
            <w:tcW w:w="317" w:type="pct"/>
            <w:tcBorders>
              <w:top w:val="nil"/>
              <w:left w:val="nil"/>
              <w:bottom w:val="single" w:sz="4" w:space="0" w:color="auto"/>
              <w:right w:val="single" w:sz="4" w:space="0" w:color="auto"/>
            </w:tcBorders>
            <w:shd w:val="clear" w:color="auto" w:fill="auto"/>
            <w:noWrap/>
            <w:vAlign w:val="bottom"/>
            <w:hideMark/>
          </w:tcPr>
          <w:p w14:paraId="4A0D909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0571716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3</w:t>
            </w:r>
          </w:p>
        </w:tc>
        <w:tc>
          <w:tcPr>
            <w:tcW w:w="492" w:type="pct"/>
            <w:tcBorders>
              <w:top w:val="nil"/>
              <w:left w:val="nil"/>
              <w:bottom w:val="single" w:sz="4" w:space="0" w:color="auto"/>
              <w:right w:val="single" w:sz="4" w:space="0" w:color="auto"/>
            </w:tcBorders>
            <w:shd w:val="clear" w:color="auto" w:fill="auto"/>
            <w:noWrap/>
            <w:vAlign w:val="bottom"/>
            <w:hideMark/>
          </w:tcPr>
          <w:p w14:paraId="6C18A09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r>
      <w:tr w:rsidR="00157C6D" w:rsidRPr="00157C6D" w14:paraId="6A751D30"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22B75462"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4</w:t>
            </w:r>
          </w:p>
        </w:tc>
        <w:tc>
          <w:tcPr>
            <w:tcW w:w="1136" w:type="pct"/>
            <w:tcBorders>
              <w:top w:val="nil"/>
              <w:left w:val="nil"/>
              <w:bottom w:val="single" w:sz="4" w:space="0" w:color="auto"/>
              <w:right w:val="single" w:sz="4" w:space="0" w:color="auto"/>
            </w:tcBorders>
            <w:shd w:val="clear" w:color="auto" w:fill="auto"/>
            <w:noWrap/>
            <w:vAlign w:val="bottom"/>
            <w:hideMark/>
          </w:tcPr>
          <w:p w14:paraId="6E2D03C6"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Sunday, August 11, 2024</w:t>
            </w:r>
          </w:p>
        </w:tc>
        <w:tc>
          <w:tcPr>
            <w:tcW w:w="230" w:type="pct"/>
            <w:tcBorders>
              <w:top w:val="nil"/>
              <w:left w:val="nil"/>
              <w:bottom w:val="single" w:sz="4" w:space="0" w:color="auto"/>
              <w:right w:val="single" w:sz="4" w:space="0" w:color="auto"/>
            </w:tcBorders>
            <w:shd w:val="clear" w:color="auto" w:fill="auto"/>
            <w:noWrap/>
            <w:vAlign w:val="bottom"/>
            <w:hideMark/>
          </w:tcPr>
          <w:p w14:paraId="4FF6AA6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7.31</w:t>
            </w:r>
          </w:p>
        </w:tc>
        <w:tc>
          <w:tcPr>
            <w:tcW w:w="260" w:type="pct"/>
            <w:tcBorders>
              <w:top w:val="nil"/>
              <w:left w:val="nil"/>
              <w:bottom w:val="single" w:sz="4" w:space="0" w:color="auto"/>
              <w:right w:val="single" w:sz="4" w:space="0" w:color="auto"/>
            </w:tcBorders>
            <w:shd w:val="clear" w:color="auto" w:fill="auto"/>
            <w:noWrap/>
            <w:vAlign w:val="bottom"/>
            <w:hideMark/>
          </w:tcPr>
          <w:p w14:paraId="44F42BC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107</w:t>
            </w:r>
          </w:p>
        </w:tc>
        <w:tc>
          <w:tcPr>
            <w:tcW w:w="298" w:type="pct"/>
            <w:tcBorders>
              <w:top w:val="nil"/>
              <w:left w:val="nil"/>
              <w:bottom w:val="single" w:sz="4" w:space="0" w:color="auto"/>
              <w:right w:val="single" w:sz="4" w:space="0" w:color="auto"/>
            </w:tcBorders>
            <w:shd w:val="clear" w:color="auto" w:fill="auto"/>
            <w:noWrap/>
            <w:vAlign w:val="bottom"/>
            <w:hideMark/>
          </w:tcPr>
          <w:p w14:paraId="66403C8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75.65</w:t>
            </w:r>
          </w:p>
        </w:tc>
        <w:tc>
          <w:tcPr>
            <w:tcW w:w="410" w:type="pct"/>
            <w:tcBorders>
              <w:top w:val="nil"/>
              <w:left w:val="nil"/>
              <w:bottom w:val="single" w:sz="4" w:space="0" w:color="auto"/>
              <w:right w:val="single" w:sz="4" w:space="0" w:color="auto"/>
            </w:tcBorders>
            <w:shd w:val="clear" w:color="auto" w:fill="auto"/>
            <w:noWrap/>
            <w:vAlign w:val="bottom"/>
            <w:hideMark/>
          </w:tcPr>
          <w:p w14:paraId="495EA23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580</w:t>
            </w:r>
          </w:p>
        </w:tc>
        <w:tc>
          <w:tcPr>
            <w:tcW w:w="486" w:type="pct"/>
            <w:tcBorders>
              <w:top w:val="nil"/>
              <w:left w:val="nil"/>
              <w:bottom w:val="single" w:sz="4" w:space="0" w:color="auto"/>
              <w:right w:val="single" w:sz="4" w:space="0" w:color="auto"/>
            </w:tcBorders>
            <w:shd w:val="clear" w:color="auto" w:fill="auto"/>
            <w:noWrap/>
            <w:vAlign w:val="bottom"/>
            <w:hideMark/>
          </w:tcPr>
          <w:p w14:paraId="4E82FBE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12062BB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11</w:t>
            </w:r>
          </w:p>
        </w:tc>
        <w:tc>
          <w:tcPr>
            <w:tcW w:w="317" w:type="pct"/>
            <w:tcBorders>
              <w:top w:val="nil"/>
              <w:left w:val="nil"/>
              <w:bottom w:val="single" w:sz="4" w:space="0" w:color="auto"/>
              <w:right w:val="single" w:sz="4" w:space="0" w:color="auto"/>
            </w:tcBorders>
            <w:shd w:val="clear" w:color="auto" w:fill="auto"/>
            <w:noWrap/>
            <w:vAlign w:val="bottom"/>
            <w:hideMark/>
          </w:tcPr>
          <w:p w14:paraId="11C8468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4B4584B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3</w:t>
            </w:r>
          </w:p>
        </w:tc>
        <w:tc>
          <w:tcPr>
            <w:tcW w:w="492" w:type="pct"/>
            <w:tcBorders>
              <w:top w:val="nil"/>
              <w:left w:val="nil"/>
              <w:bottom w:val="single" w:sz="4" w:space="0" w:color="auto"/>
              <w:right w:val="single" w:sz="4" w:space="0" w:color="auto"/>
            </w:tcBorders>
            <w:shd w:val="clear" w:color="auto" w:fill="auto"/>
            <w:noWrap/>
            <w:vAlign w:val="bottom"/>
            <w:hideMark/>
          </w:tcPr>
          <w:p w14:paraId="4501A07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r>
      <w:tr w:rsidR="00157C6D" w:rsidRPr="00157C6D" w14:paraId="04836893"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29EDAA3B"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5</w:t>
            </w:r>
          </w:p>
        </w:tc>
        <w:tc>
          <w:tcPr>
            <w:tcW w:w="1136" w:type="pct"/>
            <w:tcBorders>
              <w:top w:val="nil"/>
              <w:left w:val="nil"/>
              <w:bottom w:val="single" w:sz="4" w:space="0" w:color="auto"/>
              <w:right w:val="single" w:sz="4" w:space="0" w:color="auto"/>
            </w:tcBorders>
            <w:shd w:val="clear" w:color="auto" w:fill="auto"/>
            <w:noWrap/>
            <w:vAlign w:val="bottom"/>
            <w:hideMark/>
          </w:tcPr>
          <w:p w14:paraId="1DA87393"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Monday, August 12, 2024</w:t>
            </w:r>
          </w:p>
        </w:tc>
        <w:tc>
          <w:tcPr>
            <w:tcW w:w="230" w:type="pct"/>
            <w:tcBorders>
              <w:top w:val="nil"/>
              <w:left w:val="nil"/>
              <w:bottom w:val="single" w:sz="4" w:space="0" w:color="auto"/>
              <w:right w:val="single" w:sz="4" w:space="0" w:color="auto"/>
            </w:tcBorders>
            <w:shd w:val="clear" w:color="auto" w:fill="auto"/>
            <w:noWrap/>
            <w:vAlign w:val="bottom"/>
            <w:hideMark/>
          </w:tcPr>
          <w:p w14:paraId="6266959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7.36</w:t>
            </w:r>
          </w:p>
        </w:tc>
        <w:tc>
          <w:tcPr>
            <w:tcW w:w="260" w:type="pct"/>
            <w:tcBorders>
              <w:top w:val="nil"/>
              <w:left w:val="nil"/>
              <w:bottom w:val="single" w:sz="4" w:space="0" w:color="auto"/>
              <w:right w:val="single" w:sz="4" w:space="0" w:color="auto"/>
            </w:tcBorders>
            <w:shd w:val="clear" w:color="auto" w:fill="auto"/>
            <w:noWrap/>
            <w:vAlign w:val="bottom"/>
            <w:hideMark/>
          </w:tcPr>
          <w:p w14:paraId="1485646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106</w:t>
            </w:r>
          </w:p>
        </w:tc>
        <w:tc>
          <w:tcPr>
            <w:tcW w:w="298" w:type="pct"/>
            <w:tcBorders>
              <w:top w:val="nil"/>
              <w:left w:val="nil"/>
              <w:bottom w:val="single" w:sz="4" w:space="0" w:color="auto"/>
              <w:right w:val="single" w:sz="4" w:space="0" w:color="auto"/>
            </w:tcBorders>
            <w:shd w:val="clear" w:color="auto" w:fill="auto"/>
            <w:noWrap/>
            <w:vAlign w:val="bottom"/>
            <w:hideMark/>
          </w:tcPr>
          <w:p w14:paraId="5C696CC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75.56</w:t>
            </w:r>
          </w:p>
        </w:tc>
        <w:tc>
          <w:tcPr>
            <w:tcW w:w="410" w:type="pct"/>
            <w:tcBorders>
              <w:top w:val="nil"/>
              <w:left w:val="nil"/>
              <w:bottom w:val="single" w:sz="4" w:space="0" w:color="auto"/>
              <w:right w:val="single" w:sz="4" w:space="0" w:color="auto"/>
            </w:tcBorders>
            <w:shd w:val="clear" w:color="auto" w:fill="auto"/>
            <w:noWrap/>
            <w:vAlign w:val="bottom"/>
            <w:hideMark/>
          </w:tcPr>
          <w:p w14:paraId="537EF25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608</w:t>
            </w:r>
          </w:p>
        </w:tc>
        <w:tc>
          <w:tcPr>
            <w:tcW w:w="486" w:type="pct"/>
            <w:tcBorders>
              <w:top w:val="nil"/>
              <w:left w:val="nil"/>
              <w:bottom w:val="single" w:sz="4" w:space="0" w:color="auto"/>
              <w:right w:val="single" w:sz="4" w:space="0" w:color="auto"/>
            </w:tcBorders>
            <w:shd w:val="clear" w:color="auto" w:fill="auto"/>
            <w:noWrap/>
            <w:vAlign w:val="bottom"/>
            <w:hideMark/>
          </w:tcPr>
          <w:p w14:paraId="4823206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06A02AB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10</w:t>
            </w:r>
          </w:p>
        </w:tc>
        <w:tc>
          <w:tcPr>
            <w:tcW w:w="317" w:type="pct"/>
            <w:tcBorders>
              <w:top w:val="nil"/>
              <w:left w:val="nil"/>
              <w:bottom w:val="single" w:sz="4" w:space="0" w:color="auto"/>
              <w:right w:val="single" w:sz="4" w:space="0" w:color="auto"/>
            </w:tcBorders>
            <w:shd w:val="clear" w:color="auto" w:fill="auto"/>
            <w:noWrap/>
            <w:vAlign w:val="bottom"/>
            <w:hideMark/>
          </w:tcPr>
          <w:p w14:paraId="4992EFD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2507EAA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w:t>
            </w:r>
          </w:p>
        </w:tc>
        <w:tc>
          <w:tcPr>
            <w:tcW w:w="492" w:type="pct"/>
            <w:tcBorders>
              <w:top w:val="nil"/>
              <w:left w:val="nil"/>
              <w:bottom w:val="single" w:sz="4" w:space="0" w:color="auto"/>
              <w:right w:val="single" w:sz="4" w:space="0" w:color="auto"/>
            </w:tcBorders>
            <w:shd w:val="clear" w:color="auto" w:fill="auto"/>
            <w:noWrap/>
            <w:vAlign w:val="bottom"/>
            <w:hideMark/>
          </w:tcPr>
          <w:p w14:paraId="3BC15FC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w:t>
            </w:r>
          </w:p>
        </w:tc>
      </w:tr>
      <w:tr w:rsidR="00157C6D" w:rsidRPr="00157C6D" w14:paraId="419044B5"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404F93BD"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6</w:t>
            </w:r>
          </w:p>
        </w:tc>
        <w:tc>
          <w:tcPr>
            <w:tcW w:w="1136" w:type="pct"/>
            <w:tcBorders>
              <w:top w:val="nil"/>
              <w:left w:val="nil"/>
              <w:bottom w:val="single" w:sz="4" w:space="0" w:color="auto"/>
              <w:right w:val="single" w:sz="4" w:space="0" w:color="auto"/>
            </w:tcBorders>
            <w:shd w:val="clear" w:color="auto" w:fill="auto"/>
            <w:noWrap/>
            <w:vAlign w:val="bottom"/>
            <w:hideMark/>
          </w:tcPr>
          <w:p w14:paraId="47E38650"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Tuesday, August 13, 2024</w:t>
            </w:r>
          </w:p>
        </w:tc>
        <w:tc>
          <w:tcPr>
            <w:tcW w:w="230" w:type="pct"/>
            <w:tcBorders>
              <w:top w:val="nil"/>
              <w:left w:val="nil"/>
              <w:bottom w:val="single" w:sz="4" w:space="0" w:color="auto"/>
              <w:right w:val="single" w:sz="4" w:space="0" w:color="auto"/>
            </w:tcBorders>
            <w:shd w:val="clear" w:color="auto" w:fill="auto"/>
            <w:noWrap/>
            <w:vAlign w:val="bottom"/>
            <w:hideMark/>
          </w:tcPr>
          <w:p w14:paraId="7EA47DE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7.51</w:t>
            </w:r>
          </w:p>
        </w:tc>
        <w:tc>
          <w:tcPr>
            <w:tcW w:w="260" w:type="pct"/>
            <w:tcBorders>
              <w:top w:val="nil"/>
              <w:left w:val="nil"/>
              <w:bottom w:val="single" w:sz="4" w:space="0" w:color="auto"/>
              <w:right w:val="single" w:sz="4" w:space="0" w:color="auto"/>
            </w:tcBorders>
            <w:shd w:val="clear" w:color="auto" w:fill="auto"/>
            <w:noWrap/>
            <w:vAlign w:val="bottom"/>
            <w:hideMark/>
          </w:tcPr>
          <w:p w14:paraId="07800F9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98</w:t>
            </w:r>
          </w:p>
        </w:tc>
        <w:tc>
          <w:tcPr>
            <w:tcW w:w="298" w:type="pct"/>
            <w:tcBorders>
              <w:top w:val="nil"/>
              <w:left w:val="nil"/>
              <w:bottom w:val="single" w:sz="4" w:space="0" w:color="auto"/>
              <w:right w:val="single" w:sz="4" w:space="0" w:color="auto"/>
            </w:tcBorders>
            <w:shd w:val="clear" w:color="auto" w:fill="auto"/>
            <w:noWrap/>
            <w:vAlign w:val="bottom"/>
            <w:hideMark/>
          </w:tcPr>
          <w:p w14:paraId="56E3F97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75.98</w:t>
            </w:r>
          </w:p>
        </w:tc>
        <w:tc>
          <w:tcPr>
            <w:tcW w:w="410" w:type="pct"/>
            <w:tcBorders>
              <w:top w:val="nil"/>
              <w:left w:val="nil"/>
              <w:bottom w:val="single" w:sz="4" w:space="0" w:color="auto"/>
              <w:right w:val="single" w:sz="4" w:space="0" w:color="auto"/>
            </w:tcBorders>
            <w:shd w:val="clear" w:color="auto" w:fill="auto"/>
            <w:noWrap/>
            <w:vAlign w:val="bottom"/>
            <w:hideMark/>
          </w:tcPr>
          <w:p w14:paraId="02E7092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570</w:t>
            </w:r>
          </w:p>
        </w:tc>
        <w:tc>
          <w:tcPr>
            <w:tcW w:w="486" w:type="pct"/>
            <w:tcBorders>
              <w:top w:val="nil"/>
              <w:left w:val="nil"/>
              <w:bottom w:val="single" w:sz="4" w:space="0" w:color="auto"/>
              <w:right w:val="single" w:sz="4" w:space="0" w:color="auto"/>
            </w:tcBorders>
            <w:shd w:val="clear" w:color="auto" w:fill="auto"/>
            <w:noWrap/>
            <w:vAlign w:val="bottom"/>
            <w:hideMark/>
          </w:tcPr>
          <w:p w14:paraId="7455ECD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1F6CA4C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10</w:t>
            </w:r>
          </w:p>
        </w:tc>
        <w:tc>
          <w:tcPr>
            <w:tcW w:w="317" w:type="pct"/>
            <w:tcBorders>
              <w:top w:val="nil"/>
              <w:left w:val="nil"/>
              <w:bottom w:val="single" w:sz="4" w:space="0" w:color="auto"/>
              <w:right w:val="single" w:sz="4" w:space="0" w:color="auto"/>
            </w:tcBorders>
            <w:shd w:val="clear" w:color="auto" w:fill="auto"/>
            <w:noWrap/>
            <w:vAlign w:val="bottom"/>
            <w:hideMark/>
          </w:tcPr>
          <w:p w14:paraId="25F9D2E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7C1C269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c>
          <w:tcPr>
            <w:tcW w:w="492" w:type="pct"/>
            <w:tcBorders>
              <w:top w:val="nil"/>
              <w:left w:val="nil"/>
              <w:bottom w:val="single" w:sz="4" w:space="0" w:color="auto"/>
              <w:right w:val="single" w:sz="4" w:space="0" w:color="auto"/>
            </w:tcBorders>
            <w:shd w:val="clear" w:color="auto" w:fill="auto"/>
            <w:noWrap/>
            <w:vAlign w:val="bottom"/>
            <w:hideMark/>
          </w:tcPr>
          <w:p w14:paraId="5F00ECF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w:t>
            </w:r>
          </w:p>
        </w:tc>
      </w:tr>
      <w:tr w:rsidR="00157C6D" w:rsidRPr="00157C6D" w14:paraId="0E63392B"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56A8A054"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7</w:t>
            </w:r>
          </w:p>
        </w:tc>
        <w:tc>
          <w:tcPr>
            <w:tcW w:w="1136" w:type="pct"/>
            <w:tcBorders>
              <w:top w:val="nil"/>
              <w:left w:val="nil"/>
              <w:bottom w:val="single" w:sz="4" w:space="0" w:color="auto"/>
              <w:right w:val="single" w:sz="4" w:space="0" w:color="auto"/>
            </w:tcBorders>
            <w:shd w:val="clear" w:color="auto" w:fill="auto"/>
            <w:noWrap/>
            <w:vAlign w:val="bottom"/>
            <w:hideMark/>
          </w:tcPr>
          <w:p w14:paraId="1E1BA8C9"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Wednesday, August 14, 2024</w:t>
            </w:r>
          </w:p>
        </w:tc>
        <w:tc>
          <w:tcPr>
            <w:tcW w:w="230" w:type="pct"/>
            <w:tcBorders>
              <w:top w:val="nil"/>
              <w:left w:val="nil"/>
              <w:bottom w:val="single" w:sz="4" w:space="0" w:color="auto"/>
              <w:right w:val="single" w:sz="4" w:space="0" w:color="auto"/>
            </w:tcBorders>
            <w:shd w:val="clear" w:color="auto" w:fill="auto"/>
            <w:noWrap/>
            <w:vAlign w:val="bottom"/>
            <w:hideMark/>
          </w:tcPr>
          <w:p w14:paraId="2626DA9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7.51</w:t>
            </w:r>
          </w:p>
        </w:tc>
        <w:tc>
          <w:tcPr>
            <w:tcW w:w="260" w:type="pct"/>
            <w:tcBorders>
              <w:top w:val="nil"/>
              <w:left w:val="nil"/>
              <w:bottom w:val="single" w:sz="4" w:space="0" w:color="auto"/>
              <w:right w:val="single" w:sz="4" w:space="0" w:color="auto"/>
            </w:tcBorders>
            <w:shd w:val="clear" w:color="auto" w:fill="auto"/>
            <w:noWrap/>
            <w:vAlign w:val="bottom"/>
            <w:hideMark/>
          </w:tcPr>
          <w:p w14:paraId="3B9BEBA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98</w:t>
            </w:r>
          </w:p>
        </w:tc>
        <w:tc>
          <w:tcPr>
            <w:tcW w:w="298" w:type="pct"/>
            <w:tcBorders>
              <w:top w:val="nil"/>
              <w:left w:val="nil"/>
              <w:bottom w:val="single" w:sz="4" w:space="0" w:color="auto"/>
              <w:right w:val="single" w:sz="4" w:space="0" w:color="auto"/>
            </w:tcBorders>
            <w:shd w:val="clear" w:color="auto" w:fill="auto"/>
            <w:noWrap/>
            <w:vAlign w:val="bottom"/>
            <w:hideMark/>
          </w:tcPr>
          <w:p w14:paraId="67AD477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75.98</w:t>
            </w:r>
          </w:p>
        </w:tc>
        <w:tc>
          <w:tcPr>
            <w:tcW w:w="410" w:type="pct"/>
            <w:tcBorders>
              <w:top w:val="nil"/>
              <w:left w:val="nil"/>
              <w:bottom w:val="single" w:sz="4" w:space="0" w:color="auto"/>
              <w:right w:val="single" w:sz="4" w:space="0" w:color="auto"/>
            </w:tcBorders>
            <w:shd w:val="clear" w:color="auto" w:fill="auto"/>
            <w:noWrap/>
            <w:vAlign w:val="bottom"/>
            <w:hideMark/>
          </w:tcPr>
          <w:p w14:paraId="7D9C084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570</w:t>
            </w:r>
          </w:p>
        </w:tc>
        <w:tc>
          <w:tcPr>
            <w:tcW w:w="486" w:type="pct"/>
            <w:tcBorders>
              <w:top w:val="nil"/>
              <w:left w:val="nil"/>
              <w:bottom w:val="single" w:sz="4" w:space="0" w:color="auto"/>
              <w:right w:val="single" w:sz="4" w:space="0" w:color="auto"/>
            </w:tcBorders>
            <w:shd w:val="clear" w:color="auto" w:fill="auto"/>
            <w:noWrap/>
            <w:vAlign w:val="bottom"/>
            <w:hideMark/>
          </w:tcPr>
          <w:p w14:paraId="65F6A0C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4181C37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10</w:t>
            </w:r>
          </w:p>
        </w:tc>
        <w:tc>
          <w:tcPr>
            <w:tcW w:w="317" w:type="pct"/>
            <w:tcBorders>
              <w:top w:val="nil"/>
              <w:left w:val="nil"/>
              <w:bottom w:val="single" w:sz="4" w:space="0" w:color="auto"/>
              <w:right w:val="single" w:sz="4" w:space="0" w:color="auto"/>
            </w:tcBorders>
            <w:shd w:val="clear" w:color="auto" w:fill="auto"/>
            <w:noWrap/>
            <w:vAlign w:val="bottom"/>
            <w:hideMark/>
          </w:tcPr>
          <w:p w14:paraId="2A354EC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5A1CF7B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c>
          <w:tcPr>
            <w:tcW w:w="492" w:type="pct"/>
            <w:tcBorders>
              <w:top w:val="nil"/>
              <w:left w:val="nil"/>
              <w:bottom w:val="single" w:sz="4" w:space="0" w:color="auto"/>
              <w:right w:val="single" w:sz="4" w:space="0" w:color="auto"/>
            </w:tcBorders>
            <w:shd w:val="clear" w:color="auto" w:fill="auto"/>
            <w:noWrap/>
            <w:vAlign w:val="bottom"/>
            <w:hideMark/>
          </w:tcPr>
          <w:p w14:paraId="24593C1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w:t>
            </w:r>
          </w:p>
        </w:tc>
      </w:tr>
      <w:tr w:rsidR="00157C6D" w:rsidRPr="00157C6D" w14:paraId="531D7CC5"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0F94CEF0"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8</w:t>
            </w:r>
          </w:p>
        </w:tc>
        <w:tc>
          <w:tcPr>
            <w:tcW w:w="1136" w:type="pct"/>
            <w:tcBorders>
              <w:top w:val="nil"/>
              <w:left w:val="nil"/>
              <w:bottom w:val="single" w:sz="4" w:space="0" w:color="auto"/>
              <w:right w:val="single" w:sz="4" w:space="0" w:color="auto"/>
            </w:tcBorders>
            <w:shd w:val="clear" w:color="auto" w:fill="auto"/>
            <w:noWrap/>
            <w:vAlign w:val="bottom"/>
            <w:hideMark/>
          </w:tcPr>
          <w:p w14:paraId="5AD37606"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Thursday, August 15, 2024</w:t>
            </w:r>
          </w:p>
        </w:tc>
        <w:tc>
          <w:tcPr>
            <w:tcW w:w="230" w:type="pct"/>
            <w:tcBorders>
              <w:top w:val="nil"/>
              <w:left w:val="nil"/>
              <w:bottom w:val="single" w:sz="4" w:space="0" w:color="auto"/>
              <w:right w:val="single" w:sz="4" w:space="0" w:color="auto"/>
            </w:tcBorders>
            <w:shd w:val="clear" w:color="auto" w:fill="auto"/>
            <w:noWrap/>
            <w:vAlign w:val="bottom"/>
            <w:hideMark/>
          </w:tcPr>
          <w:p w14:paraId="7D639DC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7.72</w:t>
            </w:r>
          </w:p>
        </w:tc>
        <w:tc>
          <w:tcPr>
            <w:tcW w:w="260" w:type="pct"/>
            <w:tcBorders>
              <w:top w:val="nil"/>
              <w:left w:val="nil"/>
              <w:bottom w:val="single" w:sz="4" w:space="0" w:color="auto"/>
              <w:right w:val="single" w:sz="4" w:space="0" w:color="auto"/>
            </w:tcBorders>
            <w:shd w:val="clear" w:color="auto" w:fill="auto"/>
            <w:noWrap/>
            <w:vAlign w:val="bottom"/>
            <w:hideMark/>
          </w:tcPr>
          <w:p w14:paraId="71A957E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78</w:t>
            </w:r>
          </w:p>
        </w:tc>
        <w:tc>
          <w:tcPr>
            <w:tcW w:w="298" w:type="pct"/>
            <w:tcBorders>
              <w:top w:val="nil"/>
              <w:left w:val="nil"/>
              <w:bottom w:val="single" w:sz="4" w:space="0" w:color="auto"/>
              <w:right w:val="single" w:sz="4" w:space="0" w:color="auto"/>
            </w:tcBorders>
            <w:shd w:val="clear" w:color="auto" w:fill="auto"/>
            <w:noWrap/>
            <w:vAlign w:val="bottom"/>
            <w:hideMark/>
          </w:tcPr>
          <w:p w14:paraId="089D123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74.73</w:t>
            </w:r>
          </w:p>
        </w:tc>
        <w:tc>
          <w:tcPr>
            <w:tcW w:w="410" w:type="pct"/>
            <w:tcBorders>
              <w:top w:val="nil"/>
              <w:left w:val="nil"/>
              <w:bottom w:val="single" w:sz="4" w:space="0" w:color="auto"/>
              <w:right w:val="single" w:sz="4" w:space="0" w:color="auto"/>
            </w:tcBorders>
            <w:shd w:val="clear" w:color="auto" w:fill="auto"/>
            <w:noWrap/>
            <w:vAlign w:val="bottom"/>
            <w:hideMark/>
          </w:tcPr>
          <w:p w14:paraId="0CD0290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624</w:t>
            </w:r>
          </w:p>
        </w:tc>
        <w:tc>
          <w:tcPr>
            <w:tcW w:w="486" w:type="pct"/>
            <w:tcBorders>
              <w:top w:val="nil"/>
              <w:left w:val="nil"/>
              <w:bottom w:val="single" w:sz="4" w:space="0" w:color="auto"/>
              <w:right w:val="single" w:sz="4" w:space="0" w:color="auto"/>
            </w:tcBorders>
            <w:shd w:val="clear" w:color="auto" w:fill="auto"/>
            <w:noWrap/>
            <w:vAlign w:val="bottom"/>
            <w:hideMark/>
          </w:tcPr>
          <w:p w14:paraId="28C3177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5F66DD0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11</w:t>
            </w:r>
          </w:p>
        </w:tc>
        <w:tc>
          <w:tcPr>
            <w:tcW w:w="317" w:type="pct"/>
            <w:tcBorders>
              <w:top w:val="nil"/>
              <w:left w:val="nil"/>
              <w:bottom w:val="single" w:sz="4" w:space="0" w:color="auto"/>
              <w:right w:val="single" w:sz="4" w:space="0" w:color="auto"/>
            </w:tcBorders>
            <w:shd w:val="clear" w:color="auto" w:fill="auto"/>
            <w:noWrap/>
            <w:vAlign w:val="bottom"/>
            <w:hideMark/>
          </w:tcPr>
          <w:p w14:paraId="08396DD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1E37C25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w:t>
            </w:r>
          </w:p>
        </w:tc>
        <w:tc>
          <w:tcPr>
            <w:tcW w:w="492" w:type="pct"/>
            <w:tcBorders>
              <w:top w:val="nil"/>
              <w:left w:val="nil"/>
              <w:bottom w:val="single" w:sz="4" w:space="0" w:color="auto"/>
              <w:right w:val="single" w:sz="4" w:space="0" w:color="auto"/>
            </w:tcBorders>
            <w:shd w:val="clear" w:color="auto" w:fill="auto"/>
            <w:noWrap/>
            <w:vAlign w:val="bottom"/>
            <w:hideMark/>
          </w:tcPr>
          <w:p w14:paraId="5C26AF3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r>
      <w:tr w:rsidR="00157C6D" w:rsidRPr="00157C6D" w14:paraId="4FC57119"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2D486197"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9</w:t>
            </w:r>
          </w:p>
        </w:tc>
        <w:tc>
          <w:tcPr>
            <w:tcW w:w="1136" w:type="pct"/>
            <w:tcBorders>
              <w:top w:val="nil"/>
              <w:left w:val="nil"/>
              <w:bottom w:val="single" w:sz="4" w:space="0" w:color="auto"/>
              <w:right w:val="single" w:sz="4" w:space="0" w:color="auto"/>
            </w:tcBorders>
            <w:shd w:val="clear" w:color="auto" w:fill="auto"/>
            <w:noWrap/>
            <w:vAlign w:val="bottom"/>
            <w:hideMark/>
          </w:tcPr>
          <w:p w14:paraId="4CD4B765"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Friday, August 16, 2024</w:t>
            </w:r>
          </w:p>
        </w:tc>
        <w:tc>
          <w:tcPr>
            <w:tcW w:w="230" w:type="pct"/>
            <w:tcBorders>
              <w:top w:val="nil"/>
              <w:left w:val="nil"/>
              <w:bottom w:val="single" w:sz="4" w:space="0" w:color="auto"/>
              <w:right w:val="single" w:sz="4" w:space="0" w:color="auto"/>
            </w:tcBorders>
            <w:shd w:val="clear" w:color="auto" w:fill="auto"/>
            <w:noWrap/>
            <w:vAlign w:val="bottom"/>
            <w:hideMark/>
          </w:tcPr>
          <w:p w14:paraId="178C79D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7.76</w:t>
            </w:r>
          </w:p>
        </w:tc>
        <w:tc>
          <w:tcPr>
            <w:tcW w:w="260" w:type="pct"/>
            <w:tcBorders>
              <w:top w:val="nil"/>
              <w:left w:val="nil"/>
              <w:bottom w:val="single" w:sz="4" w:space="0" w:color="auto"/>
              <w:right w:val="single" w:sz="4" w:space="0" w:color="auto"/>
            </w:tcBorders>
            <w:shd w:val="clear" w:color="auto" w:fill="auto"/>
            <w:noWrap/>
            <w:vAlign w:val="bottom"/>
            <w:hideMark/>
          </w:tcPr>
          <w:p w14:paraId="032B8A1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84</w:t>
            </w:r>
          </w:p>
        </w:tc>
        <w:tc>
          <w:tcPr>
            <w:tcW w:w="298" w:type="pct"/>
            <w:tcBorders>
              <w:top w:val="nil"/>
              <w:left w:val="nil"/>
              <w:bottom w:val="single" w:sz="4" w:space="0" w:color="auto"/>
              <w:right w:val="single" w:sz="4" w:space="0" w:color="auto"/>
            </w:tcBorders>
            <w:shd w:val="clear" w:color="auto" w:fill="auto"/>
            <w:noWrap/>
            <w:vAlign w:val="bottom"/>
            <w:hideMark/>
          </w:tcPr>
          <w:p w14:paraId="385CA14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75.35</w:t>
            </w:r>
          </w:p>
        </w:tc>
        <w:tc>
          <w:tcPr>
            <w:tcW w:w="410" w:type="pct"/>
            <w:tcBorders>
              <w:top w:val="nil"/>
              <w:left w:val="nil"/>
              <w:bottom w:val="single" w:sz="4" w:space="0" w:color="auto"/>
              <w:right w:val="single" w:sz="4" w:space="0" w:color="auto"/>
            </w:tcBorders>
            <w:shd w:val="clear" w:color="auto" w:fill="auto"/>
            <w:noWrap/>
            <w:vAlign w:val="bottom"/>
            <w:hideMark/>
          </w:tcPr>
          <w:p w14:paraId="54A3878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560</w:t>
            </w:r>
          </w:p>
        </w:tc>
        <w:tc>
          <w:tcPr>
            <w:tcW w:w="486" w:type="pct"/>
            <w:tcBorders>
              <w:top w:val="nil"/>
              <w:left w:val="nil"/>
              <w:bottom w:val="single" w:sz="4" w:space="0" w:color="auto"/>
              <w:right w:val="single" w:sz="4" w:space="0" w:color="auto"/>
            </w:tcBorders>
            <w:shd w:val="clear" w:color="auto" w:fill="auto"/>
            <w:noWrap/>
            <w:vAlign w:val="bottom"/>
            <w:hideMark/>
          </w:tcPr>
          <w:p w14:paraId="2093C82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6073104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11</w:t>
            </w:r>
          </w:p>
        </w:tc>
        <w:tc>
          <w:tcPr>
            <w:tcW w:w="317" w:type="pct"/>
            <w:tcBorders>
              <w:top w:val="nil"/>
              <w:left w:val="nil"/>
              <w:bottom w:val="single" w:sz="4" w:space="0" w:color="auto"/>
              <w:right w:val="single" w:sz="4" w:space="0" w:color="auto"/>
            </w:tcBorders>
            <w:shd w:val="clear" w:color="auto" w:fill="auto"/>
            <w:noWrap/>
            <w:vAlign w:val="bottom"/>
            <w:hideMark/>
          </w:tcPr>
          <w:p w14:paraId="394575C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38C3126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14</w:t>
            </w:r>
          </w:p>
        </w:tc>
        <w:tc>
          <w:tcPr>
            <w:tcW w:w="492" w:type="pct"/>
            <w:tcBorders>
              <w:top w:val="nil"/>
              <w:left w:val="nil"/>
              <w:bottom w:val="single" w:sz="4" w:space="0" w:color="auto"/>
              <w:right w:val="single" w:sz="4" w:space="0" w:color="auto"/>
            </w:tcBorders>
            <w:shd w:val="clear" w:color="auto" w:fill="auto"/>
            <w:noWrap/>
            <w:vAlign w:val="bottom"/>
            <w:hideMark/>
          </w:tcPr>
          <w:p w14:paraId="2EA6CAF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r>
      <w:tr w:rsidR="00157C6D" w:rsidRPr="00157C6D" w14:paraId="0EA56E5A"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6490A039"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10</w:t>
            </w:r>
          </w:p>
        </w:tc>
        <w:tc>
          <w:tcPr>
            <w:tcW w:w="1136" w:type="pct"/>
            <w:tcBorders>
              <w:top w:val="nil"/>
              <w:left w:val="nil"/>
              <w:bottom w:val="single" w:sz="4" w:space="0" w:color="auto"/>
              <w:right w:val="single" w:sz="4" w:space="0" w:color="auto"/>
            </w:tcBorders>
            <w:shd w:val="clear" w:color="auto" w:fill="auto"/>
            <w:noWrap/>
            <w:vAlign w:val="bottom"/>
            <w:hideMark/>
          </w:tcPr>
          <w:p w14:paraId="1B5FAA3D"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Saturday, August 17, 2024</w:t>
            </w:r>
          </w:p>
        </w:tc>
        <w:tc>
          <w:tcPr>
            <w:tcW w:w="230" w:type="pct"/>
            <w:tcBorders>
              <w:top w:val="nil"/>
              <w:left w:val="nil"/>
              <w:bottom w:val="single" w:sz="4" w:space="0" w:color="auto"/>
              <w:right w:val="single" w:sz="4" w:space="0" w:color="auto"/>
            </w:tcBorders>
            <w:shd w:val="clear" w:color="auto" w:fill="auto"/>
            <w:noWrap/>
            <w:vAlign w:val="bottom"/>
            <w:hideMark/>
          </w:tcPr>
          <w:p w14:paraId="40129F7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7.63</w:t>
            </w:r>
          </w:p>
        </w:tc>
        <w:tc>
          <w:tcPr>
            <w:tcW w:w="260" w:type="pct"/>
            <w:tcBorders>
              <w:top w:val="nil"/>
              <w:left w:val="nil"/>
              <w:bottom w:val="single" w:sz="4" w:space="0" w:color="auto"/>
              <w:right w:val="single" w:sz="4" w:space="0" w:color="auto"/>
            </w:tcBorders>
            <w:shd w:val="clear" w:color="auto" w:fill="auto"/>
            <w:noWrap/>
            <w:vAlign w:val="bottom"/>
            <w:hideMark/>
          </w:tcPr>
          <w:p w14:paraId="257D09C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78</w:t>
            </w:r>
          </w:p>
        </w:tc>
        <w:tc>
          <w:tcPr>
            <w:tcW w:w="298" w:type="pct"/>
            <w:tcBorders>
              <w:top w:val="nil"/>
              <w:left w:val="nil"/>
              <w:bottom w:val="single" w:sz="4" w:space="0" w:color="auto"/>
              <w:right w:val="single" w:sz="4" w:space="0" w:color="auto"/>
            </w:tcBorders>
            <w:shd w:val="clear" w:color="auto" w:fill="auto"/>
            <w:noWrap/>
            <w:vAlign w:val="bottom"/>
            <w:hideMark/>
          </w:tcPr>
          <w:p w14:paraId="48EDC85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72.00</w:t>
            </w:r>
          </w:p>
        </w:tc>
        <w:tc>
          <w:tcPr>
            <w:tcW w:w="410" w:type="pct"/>
            <w:tcBorders>
              <w:top w:val="nil"/>
              <w:left w:val="nil"/>
              <w:bottom w:val="single" w:sz="4" w:space="0" w:color="auto"/>
              <w:right w:val="single" w:sz="4" w:space="0" w:color="auto"/>
            </w:tcBorders>
            <w:shd w:val="clear" w:color="auto" w:fill="auto"/>
            <w:noWrap/>
            <w:vAlign w:val="bottom"/>
            <w:hideMark/>
          </w:tcPr>
          <w:p w14:paraId="652B039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558</w:t>
            </w:r>
          </w:p>
        </w:tc>
        <w:tc>
          <w:tcPr>
            <w:tcW w:w="486" w:type="pct"/>
            <w:tcBorders>
              <w:top w:val="nil"/>
              <w:left w:val="nil"/>
              <w:bottom w:val="single" w:sz="4" w:space="0" w:color="auto"/>
              <w:right w:val="single" w:sz="4" w:space="0" w:color="auto"/>
            </w:tcBorders>
            <w:shd w:val="clear" w:color="auto" w:fill="auto"/>
            <w:noWrap/>
            <w:vAlign w:val="bottom"/>
            <w:hideMark/>
          </w:tcPr>
          <w:p w14:paraId="3E35F08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365A479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407A053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2426C4C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w:t>
            </w:r>
          </w:p>
        </w:tc>
        <w:tc>
          <w:tcPr>
            <w:tcW w:w="492" w:type="pct"/>
            <w:tcBorders>
              <w:top w:val="nil"/>
              <w:left w:val="nil"/>
              <w:bottom w:val="single" w:sz="4" w:space="0" w:color="auto"/>
              <w:right w:val="single" w:sz="4" w:space="0" w:color="auto"/>
            </w:tcBorders>
            <w:shd w:val="clear" w:color="auto" w:fill="auto"/>
            <w:noWrap/>
            <w:vAlign w:val="bottom"/>
            <w:hideMark/>
          </w:tcPr>
          <w:p w14:paraId="7E57F02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w:t>
            </w:r>
          </w:p>
        </w:tc>
      </w:tr>
      <w:tr w:rsidR="00157C6D" w:rsidRPr="00157C6D" w14:paraId="5FE4CE95"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7B87262B"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11</w:t>
            </w:r>
          </w:p>
        </w:tc>
        <w:tc>
          <w:tcPr>
            <w:tcW w:w="1136" w:type="pct"/>
            <w:tcBorders>
              <w:top w:val="nil"/>
              <w:left w:val="nil"/>
              <w:bottom w:val="single" w:sz="4" w:space="0" w:color="auto"/>
              <w:right w:val="single" w:sz="4" w:space="0" w:color="auto"/>
            </w:tcBorders>
            <w:shd w:val="clear" w:color="auto" w:fill="auto"/>
            <w:noWrap/>
            <w:vAlign w:val="bottom"/>
            <w:hideMark/>
          </w:tcPr>
          <w:p w14:paraId="0AD037A9"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Sunday, August 18, 2024</w:t>
            </w:r>
          </w:p>
        </w:tc>
        <w:tc>
          <w:tcPr>
            <w:tcW w:w="230" w:type="pct"/>
            <w:tcBorders>
              <w:top w:val="nil"/>
              <w:left w:val="nil"/>
              <w:bottom w:val="single" w:sz="4" w:space="0" w:color="auto"/>
              <w:right w:val="single" w:sz="4" w:space="0" w:color="auto"/>
            </w:tcBorders>
            <w:shd w:val="clear" w:color="auto" w:fill="auto"/>
            <w:noWrap/>
            <w:vAlign w:val="bottom"/>
            <w:hideMark/>
          </w:tcPr>
          <w:p w14:paraId="70F4019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7.46</w:t>
            </w:r>
          </w:p>
        </w:tc>
        <w:tc>
          <w:tcPr>
            <w:tcW w:w="260" w:type="pct"/>
            <w:tcBorders>
              <w:top w:val="nil"/>
              <w:left w:val="nil"/>
              <w:bottom w:val="single" w:sz="4" w:space="0" w:color="auto"/>
              <w:right w:val="single" w:sz="4" w:space="0" w:color="auto"/>
            </w:tcBorders>
            <w:shd w:val="clear" w:color="auto" w:fill="auto"/>
            <w:noWrap/>
            <w:vAlign w:val="bottom"/>
            <w:hideMark/>
          </w:tcPr>
          <w:p w14:paraId="5BED1A3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87</w:t>
            </w:r>
          </w:p>
        </w:tc>
        <w:tc>
          <w:tcPr>
            <w:tcW w:w="298" w:type="pct"/>
            <w:tcBorders>
              <w:top w:val="nil"/>
              <w:left w:val="nil"/>
              <w:bottom w:val="single" w:sz="4" w:space="0" w:color="auto"/>
              <w:right w:val="single" w:sz="4" w:space="0" w:color="auto"/>
            </w:tcBorders>
            <w:shd w:val="clear" w:color="auto" w:fill="auto"/>
            <w:noWrap/>
            <w:vAlign w:val="bottom"/>
            <w:hideMark/>
          </w:tcPr>
          <w:p w14:paraId="3213008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73.75</w:t>
            </w:r>
          </w:p>
        </w:tc>
        <w:tc>
          <w:tcPr>
            <w:tcW w:w="410" w:type="pct"/>
            <w:tcBorders>
              <w:top w:val="nil"/>
              <w:left w:val="nil"/>
              <w:bottom w:val="single" w:sz="4" w:space="0" w:color="auto"/>
              <w:right w:val="single" w:sz="4" w:space="0" w:color="auto"/>
            </w:tcBorders>
            <w:shd w:val="clear" w:color="auto" w:fill="auto"/>
            <w:noWrap/>
            <w:vAlign w:val="bottom"/>
            <w:hideMark/>
          </w:tcPr>
          <w:p w14:paraId="1E08FBE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517</w:t>
            </w:r>
          </w:p>
        </w:tc>
        <w:tc>
          <w:tcPr>
            <w:tcW w:w="486" w:type="pct"/>
            <w:tcBorders>
              <w:top w:val="nil"/>
              <w:left w:val="nil"/>
              <w:bottom w:val="single" w:sz="4" w:space="0" w:color="auto"/>
              <w:right w:val="single" w:sz="4" w:space="0" w:color="auto"/>
            </w:tcBorders>
            <w:shd w:val="clear" w:color="auto" w:fill="auto"/>
            <w:noWrap/>
            <w:vAlign w:val="bottom"/>
            <w:hideMark/>
          </w:tcPr>
          <w:p w14:paraId="59B4050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6A33093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42F6152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7595F7D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15</w:t>
            </w:r>
          </w:p>
        </w:tc>
        <w:tc>
          <w:tcPr>
            <w:tcW w:w="492" w:type="pct"/>
            <w:tcBorders>
              <w:top w:val="nil"/>
              <w:left w:val="nil"/>
              <w:bottom w:val="single" w:sz="4" w:space="0" w:color="auto"/>
              <w:right w:val="single" w:sz="4" w:space="0" w:color="auto"/>
            </w:tcBorders>
            <w:shd w:val="clear" w:color="auto" w:fill="auto"/>
            <w:noWrap/>
            <w:vAlign w:val="bottom"/>
            <w:hideMark/>
          </w:tcPr>
          <w:p w14:paraId="155102C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r>
      <w:tr w:rsidR="00157C6D" w:rsidRPr="00157C6D" w14:paraId="0FE058EE"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67D603BE"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12</w:t>
            </w:r>
          </w:p>
        </w:tc>
        <w:tc>
          <w:tcPr>
            <w:tcW w:w="1136" w:type="pct"/>
            <w:tcBorders>
              <w:top w:val="nil"/>
              <w:left w:val="nil"/>
              <w:bottom w:val="single" w:sz="4" w:space="0" w:color="auto"/>
              <w:right w:val="single" w:sz="4" w:space="0" w:color="auto"/>
            </w:tcBorders>
            <w:shd w:val="clear" w:color="auto" w:fill="auto"/>
            <w:noWrap/>
            <w:vAlign w:val="bottom"/>
            <w:hideMark/>
          </w:tcPr>
          <w:p w14:paraId="185A7328"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Monday, August 19, 2024</w:t>
            </w:r>
          </w:p>
        </w:tc>
        <w:tc>
          <w:tcPr>
            <w:tcW w:w="230" w:type="pct"/>
            <w:tcBorders>
              <w:top w:val="nil"/>
              <w:left w:val="nil"/>
              <w:bottom w:val="single" w:sz="4" w:space="0" w:color="auto"/>
              <w:right w:val="single" w:sz="4" w:space="0" w:color="auto"/>
            </w:tcBorders>
            <w:shd w:val="clear" w:color="auto" w:fill="auto"/>
            <w:noWrap/>
            <w:vAlign w:val="bottom"/>
            <w:hideMark/>
          </w:tcPr>
          <w:p w14:paraId="610084E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7.09</w:t>
            </w:r>
          </w:p>
        </w:tc>
        <w:tc>
          <w:tcPr>
            <w:tcW w:w="260" w:type="pct"/>
            <w:tcBorders>
              <w:top w:val="nil"/>
              <w:left w:val="nil"/>
              <w:bottom w:val="single" w:sz="4" w:space="0" w:color="auto"/>
              <w:right w:val="single" w:sz="4" w:space="0" w:color="auto"/>
            </w:tcBorders>
            <w:shd w:val="clear" w:color="auto" w:fill="auto"/>
            <w:noWrap/>
            <w:vAlign w:val="bottom"/>
            <w:hideMark/>
          </w:tcPr>
          <w:p w14:paraId="6BF81ED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84</w:t>
            </w:r>
          </w:p>
        </w:tc>
        <w:tc>
          <w:tcPr>
            <w:tcW w:w="298" w:type="pct"/>
            <w:tcBorders>
              <w:top w:val="nil"/>
              <w:left w:val="nil"/>
              <w:bottom w:val="single" w:sz="4" w:space="0" w:color="auto"/>
              <w:right w:val="single" w:sz="4" w:space="0" w:color="auto"/>
            </w:tcBorders>
            <w:shd w:val="clear" w:color="auto" w:fill="auto"/>
            <w:noWrap/>
            <w:vAlign w:val="bottom"/>
            <w:hideMark/>
          </w:tcPr>
          <w:p w14:paraId="28C3CE1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77.92</w:t>
            </w:r>
          </w:p>
        </w:tc>
        <w:tc>
          <w:tcPr>
            <w:tcW w:w="410" w:type="pct"/>
            <w:tcBorders>
              <w:top w:val="nil"/>
              <w:left w:val="nil"/>
              <w:bottom w:val="single" w:sz="4" w:space="0" w:color="auto"/>
              <w:right w:val="single" w:sz="4" w:space="0" w:color="auto"/>
            </w:tcBorders>
            <w:shd w:val="clear" w:color="auto" w:fill="auto"/>
            <w:noWrap/>
            <w:vAlign w:val="bottom"/>
            <w:hideMark/>
          </w:tcPr>
          <w:p w14:paraId="7AC4F8E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509</w:t>
            </w:r>
          </w:p>
        </w:tc>
        <w:tc>
          <w:tcPr>
            <w:tcW w:w="486" w:type="pct"/>
            <w:tcBorders>
              <w:top w:val="nil"/>
              <w:left w:val="nil"/>
              <w:bottom w:val="single" w:sz="4" w:space="0" w:color="auto"/>
              <w:right w:val="single" w:sz="4" w:space="0" w:color="auto"/>
            </w:tcBorders>
            <w:shd w:val="clear" w:color="auto" w:fill="auto"/>
            <w:noWrap/>
            <w:vAlign w:val="bottom"/>
            <w:hideMark/>
          </w:tcPr>
          <w:p w14:paraId="718CAB0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3C89022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6F2391D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429DD2F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22</w:t>
            </w:r>
          </w:p>
        </w:tc>
        <w:tc>
          <w:tcPr>
            <w:tcW w:w="492" w:type="pct"/>
            <w:tcBorders>
              <w:top w:val="nil"/>
              <w:left w:val="nil"/>
              <w:bottom w:val="single" w:sz="4" w:space="0" w:color="auto"/>
              <w:right w:val="single" w:sz="4" w:space="0" w:color="auto"/>
            </w:tcBorders>
            <w:shd w:val="clear" w:color="auto" w:fill="auto"/>
            <w:noWrap/>
            <w:vAlign w:val="bottom"/>
            <w:hideMark/>
          </w:tcPr>
          <w:p w14:paraId="3BB452F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w:t>
            </w:r>
          </w:p>
        </w:tc>
      </w:tr>
      <w:tr w:rsidR="00157C6D" w:rsidRPr="00157C6D" w14:paraId="09B8B955"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2CC04B99"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13</w:t>
            </w:r>
          </w:p>
        </w:tc>
        <w:tc>
          <w:tcPr>
            <w:tcW w:w="1136" w:type="pct"/>
            <w:tcBorders>
              <w:top w:val="nil"/>
              <w:left w:val="nil"/>
              <w:bottom w:val="single" w:sz="4" w:space="0" w:color="auto"/>
              <w:right w:val="single" w:sz="4" w:space="0" w:color="auto"/>
            </w:tcBorders>
            <w:shd w:val="clear" w:color="auto" w:fill="auto"/>
            <w:noWrap/>
            <w:vAlign w:val="bottom"/>
            <w:hideMark/>
          </w:tcPr>
          <w:p w14:paraId="6820FBB4"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Tuesday, August 20, 2024</w:t>
            </w:r>
          </w:p>
        </w:tc>
        <w:tc>
          <w:tcPr>
            <w:tcW w:w="230" w:type="pct"/>
            <w:tcBorders>
              <w:top w:val="nil"/>
              <w:left w:val="nil"/>
              <w:bottom w:val="single" w:sz="4" w:space="0" w:color="auto"/>
              <w:right w:val="single" w:sz="4" w:space="0" w:color="auto"/>
            </w:tcBorders>
            <w:shd w:val="clear" w:color="auto" w:fill="auto"/>
            <w:noWrap/>
            <w:vAlign w:val="bottom"/>
            <w:hideMark/>
          </w:tcPr>
          <w:p w14:paraId="5465216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7.07</w:t>
            </w:r>
          </w:p>
        </w:tc>
        <w:tc>
          <w:tcPr>
            <w:tcW w:w="260" w:type="pct"/>
            <w:tcBorders>
              <w:top w:val="nil"/>
              <w:left w:val="nil"/>
              <w:bottom w:val="single" w:sz="4" w:space="0" w:color="auto"/>
              <w:right w:val="single" w:sz="4" w:space="0" w:color="auto"/>
            </w:tcBorders>
            <w:shd w:val="clear" w:color="auto" w:fill="auto"/>
            <w:noWrap/>
            <w:vAlign w:val="bottom"/>
            <w:hideMark/>
          </w:tcPr>
          <w:p w14:paraId="46BF2D4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92</w:t>
            </w:r>
          </w:p>
        </w:tc>
        <w:tc>
          <w:tcPr>
            <w:tcW w:w="298" w:type="pct"/>
            <w:tcBorders>
              <w:top w:val="nil"/>
              <w:left w:val="nil"/>
              <w:bottom w:val="single" w:sz="4" w:space="0" w:color="auto"/>
              <w:right w:val="single" w:sz="4" w:space="0" w:color="auto"/>
            </w:tcBorders>
            <w:shd w:val="clear" w:color="auto" w:fill="auto"/>
            <w:noWrap/>
            <w:vAlign w:val="bottom"/>
            <w:hideMark/>
          </w:tcPr>
          <w:p w14:paraId="2F39EEB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79.79</w:t>
            </w:r>
          </w:p>
        </w:tc>
        <w:tc>
          <w:tcPr>
            <w:tcW w:w="410" w:type="pct"/>
            <w:tcBorders>
              <w:top w:val="nil"/>
              <w:left w:val="nil"/>
              <w:bottom w:val="single" w:sz="4" w:space="0" w:color="auto"/>
              <w:right w:val="single" w:sz="4" w:space="0" w:color="auto"/>
            </w:tcBorders>
            <w:shd w:val="clear" w:color="auto" w:fill="auto"/>
            <w:noWrap/>
            <w:vAlign w:val="bottom"/>
            <w:hideMark/>
          </w:tcPr>
          <w:p w14:paraId="5C87B31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565</w:t>
            </w:r>
          </w:p>
        </w:tc>
        <w:tc>
          <w:tcPr>
            <w:tcW w:w="486" w:type="pct"/>
            <w:tcBorders>
              <w:top w:val="nil"/>
              <w:left w:val="nil"/>
              <w:bottom w:val="single" w:sz="4" w:space="0" w:color="auto"/>
              <w:right w:val="single" w:sz="4" w:space="0" w:color="auto"/>
            </w:tcBorders>
            <w:shd w:val="clear" w:color="auto" w:fill="auto"/>
            <w:noWrap/>
            <w:vAlign w:val="bottom"/>
            <w:hideMark/>
          </w:tcPr>
          <w:p w14:paraId="5CEED75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51C912B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29DF704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7BE2914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20</w:t>
            </w:r>
          </w:p>
        </w:tc>
        <w:tc>
          <w:tcPr>
            <w:tcW w:w="492" w:type="pct"/>
            <w:tcBorders>
              <w:top w:val="nil"/>
              <w:left w:val="nil"/>
              <w:bottom w:val="single" w:sz="4" w:space="0" w:color="auto"/>
              <w:right w:val="single" w:sz="4" w:space="0" w:color="auto"/>
            </w:tcBorders>
            <w:shd w:val="clear" w:color="auto" w:fill="auto"/>
            <w:noWrap/>
            <w:vAlign w:val="bottom"/>
            <w:hideMark/>
          </w:tcPr>
          <w:p w14:paraId="3DEB5F6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w:t>
            </w:r>
          </w:p>
        </w:tc>
      </w:tr>
      <w:tr w:rsidR="00157C6D" w:rsidRPr="00157C6D" w14:paraId="5A0E8A68"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0EAAB877"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14</w:t>
            </w:r>
          </w:p>
        </w:tc>
        <w:tc>
          <w:tcPr>
            <w:tcW w:w="1136" w:type="pct"/>
            <w:tcBorders>
              <w:top w:val="nil"/>
              <w:left w:val="nil"/>
              <w:bottom w:val="single" w:sz="4" w:space="0" w:color="auto"/>
              <w:right w:val="single" w:sz="4" w:space="0" w:color="auto"/>
            </w:tcBorders>
            <w:shd w:val="clear" w:color="auto" w:fill="auto"/>
            <w:noWrap/>
            <w:vAlign w:val="bottom"/>
            <w:hideMark/>
          </w:tcPr>
          <w:p w14:paraId="467364C1"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Wednesday, August 21, 2024</w:t>
            </w:r>
          </w:p>
        </w:tc>
        <w:tc>
          <w:tcPr>
            <w:tcW w:w="230" w:type="pct"/>
            <w:tcBorders>
              <w:top w:val="nil"/>
              <w:left w:val="nil"/>
              <w:bottom w:val="single" w:sz="4" w:space="0" w:color="auto"/>
              <w:right w:val="single" w:sz="4" w:space="0" w:color="auto"/>
            </w:tcBorders>
            <w:shd w:val="clear" w:color="auto" w:fill="auto"/>
            <w:noWrap/>
            <w:vAlign w:val="bottom"/>
            <w:hideMark/>
          </w:tcPr>
          <w:p w14:paraId="53ED0A7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7.15</w:t>
            </w:r>
          </w:p>
        </w:tc>
        <w:tc>
          <w:tcPr>
            <w:tcW w:w="260" w:type="pct"/>
            <w:tcBorders>
              <w:top w:val="nil"/>
              <w:left w:val="nil"/>
              <w:bottom w:val="single" w:sz="4" w:space="0" w:color="auto"/>
              <w:right w:val="single" w:sz="4" w:space="0" w:color="auto"/>
            </w:tcBorders>
            <w:shd w:val="clear" w:color="auto" w:fill="auto"/>
            <w:noWrap/>
            <w:vAlign w:val="bottom"/>
            <w:hideMark/>
          </w:tcPr>
          <w:p w14:paraId="47B6721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108</w:t>
            </w:r>
          </w:p>
        </w:tc>
        <w:tc>
          <w:tcPr>
            <w:tcW w:w="298" w:type="pct"/>
            <w:tcBorders>
              <w:top w:val="nil"/>
              <w:left w:val="nil"/>
              <w:bottom w:val="single" w:sz="4" w:space="0" w:color="auto"/>
              <w:right w:val="single" w:sz="4" w:space="0" w:color="auto"/>
            </w:tcBorders>
            <w:shd w:val="clear" w:color="auto" w:fill="auto"/>
            <w:noWrap/>
            <w:vAlign w:val="bottom"/>
            <w:hideMark/>
          </w:tcPr>
          <w:p w14:paraId="3D43721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80.77</w:t>
            </w:r>
          </w:p>
        </w:tc>
        <w:tc>
          <w:tcPr>
            <w:tcW w:w="410" w:type="pct"/>
            <w:tcBorders>
              <w:top w:val="nil"/>
              <w:left w:val="nil"/>
              <w:bottom w:val="single" w:sz="4" w:space="0" w:color="auto"/>
              <w:right w:val="single" w:sz="4" w:space="0" w:color="auto"/>
            </w:tcBorders>
            <w:shd w:val="clear" w:color="auto" w:fill="auto"/>
            <w:noWrap/>
            <w:vAlign w:val="bottom"/>
            <w:hideMark/>
          </w:tcPr>
          <w:p w14:paraId="5F7C836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490</w:t>
            </w:r>
          </w:p>
        </w:tc>
        <w:tc>
          <w:tcPr>
            <w:tcW w:w="486" w:type="pct"/>
            <w:tcBorders>
              <w:top w:val="nil"/>
              <w:left w:val="nil"/>
              <w:bottom w:val="single" w:sz="4" w:space="0" w:color="auto"/>
              <w:right w:val="single" w:sz="4" w:space="0" w:color="auto"/>
            </w:tcBorders>
            <w:shd w:val="clear" w:color="auto" w:fill="auto"/>
            <w:noWrap/>
            <w:vAlign w:val="bottom"/>
            <w:hideMark/>
          </w:tcPr>
          <w:p w14:paraId="46C9858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3C14124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690D711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43B8C75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24</w:t>
            </w:r>
          </w:p>
        </w:tc>
        <w:tc>
          <w:tcPr>
            <w:tcW w:w="492" w:type="pct"/>
            <w:tcBorders>
              <w:top w:val="nil"/>
              <w:left w:val="nil"/>
              <w:bottom w:val="single" w:sz="4" w:space="0" w:color="auto"/>
              <w:right w:val="single" w:sz="4" w:space="0" w:color="auto"/>
            </w:tcBorders>
            <w:shd w:val="clear" w:color="auto" w:fill="auto"/>
            <w:noWrap/>
            <w:vAlign w:val="bottom"/>
            <w:hideMark/>
          </w:tcPr>
          <w:p w14:paraId="22C426B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3</w:t>
            </w:r>
          </w:p>
        </w:tc>
      </w:tr>
      <w:tr w:rsidR="00157C6D" w:rsidRPr="00157C6D" w14:paraId="35D72956"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7AE093A4"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15</w:t>
            </w:r>
          </w:p>
        </w:tc>
        <w:tc>
          <w:tcPr>
            <w:tcW w:w="1136" w:type="pct"/>
            <w:tcBorders>
              <w:top w:val="nil"/>
              <w:left w:val="nil"/>
              <w:bottom w:val="single" w:sz="4" w:space="0" w:color="auto"/>
              <w:right w:val="single" w:sz="4" w:space="0" w:color="auto"/>
            </w:tcBorders>
            <w:shd w:val="clear" w:color="auto" w:fill="auto"/>
            <w:noWrap/>
            <w:vAlign w:val="bottom"/>
            <w:hideMark/>
          </w:tcPr>
          <w:p w14:paraId="148CEEF2"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Thursday, August 22, 2024</w:t>
            </w:r>
          </w:p>
        </w:tc>
        <w:tc>
          <w:tcPr>
            <w:tcW w:w="230" w:type="pct"/>
            <w:tcBorders>
              <w:top w:val="nil"/>
              <w:left w:val="nil"/>
              <w:bottom w:val="single" w:sz="4" w:space="0" w:color="auto"/>
              <w:right w:val="single" w:sz="4" w:space="0" w:color="auto"/>
            </w:tcBorders>
            <w:shd w:val="clear" w:color="auto" w:fill="auto"/>
            <w:noWrap/>
            <w:vAlign w:val="bottom"/>
            <w:hideMark/>
          </w:tcPr>
          <w:p w14:paraId="7DB770D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7.11</w:t>
            </w:r>
          </w:p>
        </w:tc>
        <w:tc>
          <w:tcPr>
            <w:tcW w:w="260" w:type="pct"/>
            <w:tcBorders>
              <w:top w:val="nil"/>
              <w:left w:val="nil"/>
              <w:bottom w:val="single" w:sz="4" w:space="0" w:color="auto"/>
              <w:right w:val="single" w:sz="4" w:space="0" w:color="auto"/>
            </w:tcBorders>
            <w:shd w:val="clear" w:color="auto" w:fill="auto"/>
            <w:noWrap/>
            <w:vAlign w:val="bottom"/>
            <w:hideMark/>
          </w:tcPr>
          <w:p w14:paraId="0170A10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177</w:t>
            </w:r>
          </w:p>
        </w:tc>
        <w:tc>
          <w:tcPr>
            <w:tcW w:w="298" w:type="pct"/>
            <w:tcBorders>
              <w:top w:val="nil"/>
              <w:left w:val="nil"/>
              <w:bottom w:val="single" w:sz="4" w:space="0" w:color="auto"/>
              <w:right w:val="single" w:sz="4" w:space="0" w:color="auto"/>
            </w:tcBorders>
            <w:shd w:val="clear" w:color="auto" w:fill="auto"/>
            <w:noWrap/>
            <w:vAlign w:val="bottom"/>
            <w:hideMark/>
          </w:tcPr>
          <w:p w14:paraId="58DF4B5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79.27</w:t>
            </w:r>
          </w:p>
        </w:tc>
        <w:tc>
          <w:tcPr>
            <w:tcW w:w="410" w:type="pct"/>
            <w:tcBorders>
              <w:top w:val="nil"/>
              <w:left w:val="nil"/>
              <w:bottom w:val="single" w:sz="4" w:space="0" w:color="auto"/>
              <w:right w:val="single" w:sz="4" w:space="0" w:color="auto"/>
            </w:tcBorders>
            <w:shd w:val="clear" w:color="auto" w:fill="auto"/>
            <w:noWrap/>
            <w:vAlign w:val="bottom"/>
            <w:hideMark/>
          </w:tcPr>
          <w:p w14:paraId="095AE7E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493</w:t>
            </w:r>
          </w:p>
        </w:tc>
        <w:tc>
          <w:tcPr>
            <w:tcW w:w="486" w:type="pct"/>
            <w:tcBorders>
              <w:top w:val="nil"/>
              <w:left w:val="nil"/>
              <w:bottom w:val="single" w:sz="4" w:space="0" w:color="auto"/>
              <w:right w:val="single" w:sz="4" w:space="0" w:color="auto"/>
            </w:tcBorders>
            <w:shd w:val="clear" w:color="auto" w:fill="auto"/>
            <w:noWrap/>
            <w:vAlign w:val="bottom"/>
            <w:hideMark/>
          </w:tcPr>
          <w:p w14:paraId="7F7E97C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36917C7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0661C77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702DE3F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26</w:t>
            </w:r>
          </w:p>
        </w:tc>
        <w:tc>
          <w:tcPr>
            <w:tcW w:w="492" w:type="pct"/>
            <w:tcBorders>
              <w:top w:val="nil"/>
              <w:left w:val="nil"/>
              <w:bottom w:val="single" w:sz="4" w:space="0" w:color="auto"/>
              <w:right w:val="single" w:sz="4" w:space="0" w:color="auto"/>
            </w:tcBorders>
            <w:shd w:val="clear" w:color="auto" w:fill="auto"/>
            <w:noWrap/>
            <w:vAlign w:val="bottom"/>
            <w:hideMark/>
          </w:tcPr>
          <w:p w14:paraId="2B8F5C5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w:t>
            </w:r>
          </w:p>
        </w:tc>
      </w:tr>
      <w:tr w:rsidR="00157C6D" w:rsidRPr="00157C6D" w14:paraId="4DA1B149"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1A59A202"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16</w:t>
            </w:r>
          </w:p>
        </w:tc>
        <w:tc>
          <w:tcPr>
            <w:tcW w:w="1136" w:type="pct"/>
            <w:tcBorders>
              <w:top w:val="nil"/>
              <w:left w:val="nil"/>
              <w:bottom w:val="single" w:sz="4" w:space="0" w:color="auto"/>
              <w:right w:val="single" w:sz="4" w:space="0" w:color="auto"/>
            </w:tcBorders>
            <w:shd w:val="clear" w:color="auto" w:fill="auto"/>
            <w:noWrap/>
            <w:vAlign w:val="bottom"/>
            <w:hideMark/>
          </w:tcPr>
          <w:p w14:paraId="7BA8F16D"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Friday, August 23, 2024</w:t>
            </w:r>
          </w:p>
        </w:tc>
        <w:tc>
          <w:tcPr>
            <w:tcW w:w="230" w:type="pct"/>
            <w:tcBorders>
              <w:top w:val="nil"/>
              <w:left w:val="nil"/>
              <w:bottom w:val="single" w:sz="4" w:space="0" w:color="auto"/>
              <w:right w:val="single" w:sz="4" w:space="0" w:color="auto"/>
            </w:tcBorders>
            <w:shd w:val="clear" w:color="auto" w:fill="auto"/>
            <w:noWrap/>
            <w:vAlign w:val="bottom"/>
            <w:hideMark/>
          </w:tcPr>
          <w:p w14:paraId="1B42E67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7.48</w:t>
            </w:r>
          </w:p>
        </w:tc>
        <w:tc>
          <w:tcPr>
            <w:tcW w:w="260" w:type="pct"/>
            <w:tcBorders>
              <w:top w:val="nil"/>
              <w:left w:val="nil"/>
              <w:bottom w:val="single" w:sz="4" w:space="0" w:color="auto"/>
              <w:right w:val="single" w:sz="4" w:space="0" w:color="auto"/>
            </w:tcBorders>
            <w:shd w:val="clear" w:color="auto" w:fill="auto"/>
            <w:noWrap/>
            <w:vAlign w:val="bottom"/>
            <w:hideMark/>
          </w:tcPr>
          <w:p w14:paraId="70907DC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136</w:t>
            </w:r>
          </w:p>
        </w:tc>
        <w:tc>
          <w:tcPr>
            <w:tcW w:w="298" w:type="pct"/>
            <w:tcBorders>
              <w:top w:val="nil"/>
              <w:left w:val="nil"/>
              <w:bottom w:val="single" w:sz="4" w:space="0" w:color="auto"/>
              <w:right w:val="single" w:sz="4" w:space="0" w:color="auto"/>
            </w:tcBorders>
            <w:shd w:val="clear" w:color="auto" w:fill="auto"/>
            <w:noWrap/>
            <w:vAlign w:val="bottom"/>
            <w:hideMark/>
          </w:tcPr>
          <w:p w14:paraId="72373D7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77.65</w:t>
            </w:r>
          </w:p>
        </w:tc>
        <w:tc>
          <w:tcPr>
            <w:tcW w:w="410" w:type="pct"/>
            <w:tcBorders>
              <w:top w:val="nil"/>
              <w:left w:val="nil"/>
              <w:bottom w:val="single" w:sz="4" w:space="0" w:color="auto"/>
              <w:right w:val="single" w:sz="4" w:space="0" w:color="auto"/>
            </w:tcBorders>
            <w:shd w:val="clear" w:color="auto" w:fill="auto"/>
            <w:noWrap/>
            <w:vAlign w:val="bottom"/>
            <w:hideMark/>
          </w:tcPr>
          <w:p w14:paraId="4C3E2BB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505</w:t>
            </w:r>
          </w:p>
        </w:tc>
        <w:tc>
          <w:tcPr>
            <w:tcW w:w="486" w:type="pct"/>
            <w:tcBorders>
              <w:top w:val="nil"/>
              <w:left w:val="nil"/>
              <w:bottom w:val="single" w:sz="4" w:space="0" w:color="auto"/>
              <w:right w:val="single" w:sz="4" w:space="0" w:color="auto"/>
            </w:tcBorders>
            <w:shd w:val="clear" w:color="auto" w:fill="auto"/>
            <w:noWrap/>
            <w:vAlign w:val="bottom"/>
            <w:hideMark/>
          </w:tcPr>
          <w:p w14:paraId="081EEBF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254EFAD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61FA902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6478236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34</w:t>
            </w:r>
          </w:p>
        </w:tc>
        <w:tc>
          <w:tcPr>
            <w:tcW w:w="492" w:type="pct"/>
            <w:tcBorders>
              <w:top w:val="nil"/>
              <w:left w:val="nil"/>
              <w:bottom w:val="single" w:sz="4" w:space="0" w:color="auto"/>
              <w:right w:val="single" w:sz="4" w:space="0" w:color="auto"/>
            </w:tcBorders>
            <w:shd w:val="clear" w:color="auto" w:fill="auto"/>
            <w:noWrap/>
            <w:vAlign w:val="bottom"/>
            <w:hideMark/>
          </w:tcPr>
          <w:p w14:paraId="6FF2B89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25159C89"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4F1B0B5F"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17</w:t>
            </w:r>
          </w:p>
        </w:tc>
        <w:tc>
          <w:tcPr>
            <w:tcW w:w="1136" w:type="pct"/>
            <w:tcBorders>
              <w:top w:val="nil"/>
              <w:left w:val="nil"/>
              <w:bottom w:val="single" w:sz="4" w:space="0" w:color="auto"/>
              <w:right w:val="single" w:sz="4" w:space="0" w:color="auto"/>
            </w:tcBorders>
            <w:shd w:val="clear" w:color="auto" w:fill="auto"/>
            <w:noWrap/>
            <w:vAlign w:val="bottom"/>
            <w:hideMark/>
          </w:tcPr>
          <w:p w14:paraId="5B900AC9"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Saturday, August 24, 2024</w:t>
            </w:r>
          </w:p>
        </w:tc>
        <w:tc>
          <w:tcPr>
            <w:tcW w:w="230" w:type="pct"/>
            <w:tcBorders>
              <w:top w:val="nil"/>
              <w:left w:val="nil"/>
              <w:bottom w:val="single" w:sz="4" w:space="0" w:color="auto"/>
              <w:right w:val="single" w:sz="4" w:space="0" w:color="auto"/>
            </w:tcBorders>
            <w:shd w:val="clear" w:color="auto" w:fill="auto"/>
            <w:noWrap/>
            <w:vAlign w:val="bottom"/>
            <w:hideMark/>
          </w:tcPr>
          <w:p w14:paraId="3FFAA19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7.58</w:t>
            </w:r>
          </w:p>
        </w:tc>
        <w:tc>
          <w:tcPr>
            <w:tcW w:w="260" w:type="pct"/>
            <w:tcBorders>
              <w:top w:val="nil"/>
              <w:left w:val="nil"/>
              <w:bottom w:val="single" w:sz="4" w:space="0" w:color="auto"/>
              <w:right w:val="single" w:sz="4" w:space="0" w:color="auto"/>
            </w:tcBorders>
            <w:shd w:val="clear" w:color="auto" w:fill="auto"/>
            <w:noWrap/>
            <w:vAlign w:val="bottom"/>
            <w:hideMark/>
          </w:tcPr>
          <w:p w14:paraId="0D166FF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140</w:t>
            </w:r>
          </w:p>
        </w:tc>
        <w:tc>
          <w:tcPr>
            <w:tcW w:w="298" w:type="pct"/>
            <w:tcBorders>
              <w:top w:val="nil"/>
              <w:left w:val="nil"/>
              <w:bottom w:val="single" w:sz="4" w:space="0" w:color="auto"/>
              <w:right w:val="single" w:sz="4" w:space="0" w:color="auto"/>
            </w:tcBorders>
            <w:shd w:val="clear" w:color="auto" w:fill="auto"/>
            <w:noWrap/>
            <w:vAlign w:val="bottom"/>
            <w:hideMark/>
          </w:tcPr>
          <w:p w14:paraId="30D1C9C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77.05</w:t>
            </w:r>
          </w:p>
        </w:tc>
        <w:tc>
          <w:tcPr>
            <w:tcW w:w="410" w:type="pct"/>
            <w:tcBorders>
              <w:top w:val="nil"/>
              <w:left w:val="nil"/>
              <w:bottom w:val="single" w:sz="4" w:space="0" w:color="auto"/>
              <w:right w:val="single" w:sz="4" w:space="0" w:color="auto"/>
            </w:tcBorders>
            <w:shd w:val="clear" w:color="auto" w:fill="auto"/>
            <w:noWrap/>
            <w:vAlign w:val="bottom"/>
            <w:hideMark/>
          </w:tcPr>
          <w:p w14:paraId="7B36542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570</w:t>
            </w:r>
          </w:p>
        </w:tc>
        <w:tc>
          <w:tcPr>
            <w:tcW w:w="486" w:type="pct"/>
            <w:tcBorders>
              <w:top w:val="nil"/>
              <w:left w:val="nil"/>
              <w:bottom w:val="single" w:sz="4" w:space="0" w:color="auto"/>
              <w:right w:val="single" w:sz="4" w:space="0" w:color="auto"/>
            </w:tcBorders>
            <w:shd w:val="clear" w:color="auto" w:fill="auto"/>
            <w:noWrap/>
            <w:vAlign w:val="bottom"/>
            <w:hideMark/>
          </w:tcPr>
          <w:p w14:paraId="6E46F78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3392685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12B9559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6B14DA4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32</w:t>
            </w:r>
          </w:p>
        </w:tc>
        <w:tc>
          <w:tcPr>
            <w:tcW w:w="492" w:type="pct"/>
            <w:tcBorders>
              <w:top w:val="nil"/>
              <w:left w:val="nil"/>
              <w:bottom w:val="single" w:sz="4" w:space="0" w:color="auto"/>
              <w:right w:val="single" w:sz="4" w:space="0" w:color="auto"/>
            </w:tcBorders>
            <w:shd w:val="clear" w:color="auto" w:fill="auto"/>
            <w:noWrap/>
            <w:vAlign w:val="bottom"/>
            <w:hideMark/>
          </w:tcPr>
          <w:p w14:paraId="1A074CA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3084F854"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4922E7C5"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18</w:t>
            </w:r>
          </w:p>
        </w:tc>
        <w:tc>
          <w:tcPr>
            <w:tcW w:w="1136" w:type="pct"/>
            <w:tcBorders>
              <w:top w:val="nil"/>
              <w:left w:val="nil"/>
              <w:bottom w:val="single" w:sz="4" w:space="0" w:color="auto"/>
              <w:right w:val="single" w:sz="4" w:space="0" w:color="auto"/>
            </w:tcBorders>
            <w:shd w:val="clear" w:color="auto" w:fill="auto"/>
            <w:noWrap/>
            <w:vAlign w:val="bottom"/>
            <w:hideMark/>
          </w:tcPr>
          <w:p w14:paraId="5B224CA7"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Sunday, August 25, 2024</w:t>
            </w:r>
          </w:p>
        </w:tc>
        <w:tc>
          <w:tcPr>
            <w:tcW w:w="230" w:type="pct"/>
            <w:tcBorders>
              <w:top w:val="nil"/>
              <w:left w:val="nil"/>
              <w:bottom w:val="single" w:sz="4" w:space="0" w:color="auto"/>
              <w:right w:val="single" w:sz="4" w:space="0" w:color="auto"/>
            </w:tcBorders>
            <w:shd w:val="clear" w:color="auto" w:fill="auto"/>
            <w:noWrap/>
            <w:vAlign w:val="bottom"/>
            <w:hideMark/>
          </w:tcPr>
          <w:p w14:paraId="4DE3859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7.30</w:t>
            </w:r>
          </w:p>
        </w:tc>
        <w:tc>
          <w:tcPr>
            <w:tcW w:w="260" w:type="pct"/>
            <w:tcBorders>
              <w:top w:val="nil"/>
              <w:left w:val="nil"/>
              <w:bottom w:val="single" w:sz="4" w:space="0" w:color="auto"/>
              <w:right w:val="single" w:sz="4" w:space="0" w:color="auto"/>
            </w:tcBorders>
            <w:shd w:val="clear" w:color="auto" w:fill="auto"/>
            <w:noWrap/>
            <w:vAlign w:val="bottom"/>
            <w:hideMark/>
          </w:tcPr>
          <w:p w14:paraId="2C88294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110</w:t>
            </w:r>
          </w:p>
        </w:tc>
        <w:tc>
          <w:tcPr>
            <w:tcW w:w="298" w:type="pct"/>
            <w:tcBorders>
              <w:top w:val="nil"/>
              <w:left w:val="nil"/>
              <w:bottom w:val="single" w:sz="4" w:space="0" w:color="auto"/>
              <w:right w:val="single" w:sz="4" w:space="0" w:color="auto"/>
            </w:tcBorders>
            <w:shd w:val="clear" w:color="auto" w:fill="auto"/>
            <w:noWrap/>
            <w:vAlign w:val="bottom"/>
            <w:hideMark/>
          </w:tcPr>
          <w:p w14:paraId="7EA355B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76.95</w:t>
            </w:r>
          </w:p>
        </w:tc>
        <w:tc>
          <w:tcPr>
            <w:tcW w:w="410" w:type="pct"/>
            <w:tcBorders>
              <w:top w:val="nil"/>
              <w:left w:val="nil"/>
              <w:bottom w:val="single" w:sz="4" w:space="0" w:color="auto"/>
              <w:right w:val="single" w:sz="4" w:space="0" w:color="auto"/>
            </w:tcBorders>
            <w:shd w:val="clear" w:color="auto" w:fill="auto"/>
            <w:noWrap/>
            <w:vAlign w:val="bottom"/>
            <w:hideMark/>
          </w:tcPr>
          <w:p w14:paraId="5B1C22A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495</w:t>
            </w:r>
          </w:p>
        </w:tc>
        <w:tc>
          <w:tcPr>
            <w:tcW w:w="486" w:type="pct"/>
            <w:tcBorders>
              <w:top w:val="nil"/>
              <w:left w:val="nil"/>
              <w:bottom w:val="single" w:sz="4" w:space="0" w:color="auto"/>
              <w:right w:val="single" w:sz="4" w:space="0" w:color="auto"/>
            </w:tcBorders>
            <w:shd w:val="clear" w:color="auto" w:fill="auto"/>
            <w:noWrap/>
            <w:vAlign w:val="bottom"/>
            <w:hideMark/>
          </w:tcPr>
          <w:p w14:paraId="616B0E8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631A30E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w:t>
            </w:r>
          </w:p>
        </w:tc>
        <w:tc>
          <w:tcPr>
            <w:tcW w:w="317" w:type="pct"/>
            <w:tcBorders>
              <w:top w:val="nil"/>
              <w:left w:val="nil"/>
              <w:bottom w:val="single" w:sz="4" w:space="0" w:color="auto"/>
              <w:right w:val="single" w:sz="4" w:space="0" w:color="auto"/>
            </w:tcBorders>
            <w:shd w:val="clear" w:color="auto" w:fill="auto"/>
            <w:noWrap/>
            <w:vAlign w:val="bottom"/>
            <w:hideMark/>
          </w:tcPr>
          <w:p w14:paraId="7ED30D8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01BA8DF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30</w:t>
            </w:r>
          </w:p>
        </w:tc>
        <w:tc>
          <w:tcPr>
            <w:tcW w:w="492" w:type="pct"/>
            <w:tcBorders>
              <w:top w:val="nil"/>
              <w:left w:val="nil"/>
              <w:bottom w:val="single" w:sz="4" w:space="0" w:color="auto"/>
              <w:right w:val="single" w:sz="4" w:space="0" w:color="auto"/>
            </w:tcBorders>
            <w:shd w:val="clear" w:color="auto" w:fill="auto"/>
            <w:noWrap/>
            <w:vAlign w:val="bottom"/>
            <w:hideMark/>
          </w:tcPr>
          <w:p w14:paraId="6CE5373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78726D5F"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78377EE9"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19</w:t>
            </w:r>
          </w:p>
        </w:tc>
        <w:tc>
          <w:tcPr>
            <w:tcW w:w="1136" w:type="pct"/>
            <w:tcBorders>
              <w:top w:val="nil"/>
              <w:left w:val="nil"/>
              <w:bottom w:val="single" w:sz="4" w:space="0" w:color="auto"/>
              <w:right w:val="single" w:sz="4" w:space="0" w:color="auto"/>
            </w:tcBorders>
            <w:shd w:val="clear" w:color="auto" w:fill="auto"/>
            <w:noWrap/>
            <w:vAlign w:val="bottom"/>
            <w:hideMark/>
          </w:tcPr>
          <w:p w14:paraId="040CAD08"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Monday, August 26, 2024</w:t>
            </w:r>
          </w:p>
        </w:tc>
        <w:tc>
          <w:tcPr>
            <w:tcW w:w="230" w:type="pct"/>
            <w:tcBorders>
              <w:top w:val="nil"/>
              <w:left w:val="nil"/>
              <w:bottom w:val="single" w:sz="4" w:space="0" w:color="auto"/>
              <w:right w:val="single" w:sz="4" w:space="0" w:color="auto"/>
            </w:tcBorders>
            <w:shd w:val="clear" w:color="auto" w:fill="auto"/>
            <w:noWrap/>
            <w:vAlign w:val="bottom"/>
            <w:hideMark/>
          </w:tcPr>
          <w:p w14:paraId="7556AD1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7.10</w:t>
            </w:r>
          </w:p>
        </w:tc>
        <w:tc>
          <w:tcPr>
            <w:tcW w:w="260" w:type="pct"/>
            <w:tcBorders>
              <w:top w:val="nil"/>
              <w:left w:val="nil"/>
              <w:bottom w:val="single" w:sz="4" w:space="0" w:color="auto"/>
              <w:right w:val="single" w:sz="4" w:space="0" w:color="auto"/>
            </w:tcBorders>
            <w:shd w:val="clear" w:color="auto" w:fill="auto"/>
            <w:noWrap/>
            <w:vAlign w:val="bottom"/>
            <w:hideMark/>
          </w:tcPr>
          <w:p w14:paraId="193B83D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123</w:t>
            </w:r>
          </w:p>
        </w:tc>
        <w:tc>
          <w:tcPr>
            <w:tcW w:w="298" w:type="pct"/>
            <w:tcBorders>
              <w:top w:val="nil"/>
              <w:left w:val="nil"/>
              <w:bottom w:val="single" w:sz="4" w:space="0" w:color="auto"/>
              <w:right w:val="single" w:sz="4" w:space="0" w:color="auto"/>
            </w:tcBorders>
            <w:shd w:val="clear" w:color="auto" w:fill="auto"/>
            <w:noWrap/>
            <w:vAlign w:val="bottom"/>
            <w:hideMark/>
          </w:tcPr>
          <w:p w14:paraId="1B3D3DA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75.34</w:t>
            </w:r>
          </w:p>
        </w:tc>
        <w:tc>
          <w:tcPr>
            <w:tcW w:w="410" w:type="pct"/>
            <w:tcBorders>
              <w:top w:val="nil"/>
              <w:left w:val="nil"/>
              <w:bottom w:val="single" w:sz="4" w:space="0" w:color="auto"/>
              <w:right w:val="single" w:sz="4" w:space="0" w:color="auto"/>
            </w:tcBorders>
            <w:shd w:val="clear" w:color="auto" w:fill="auto"/>
            <w:noWrap/>
            <w:vAlign w:val="bottom"/>
            <w:hideMark/>
          </w:tcPr>
          <w:p w14:paraId="1772D6C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505</w:t>
            </w:r>
          </w:p>
        </w:tc>
        <w:tc>
          <w:tcPr>
            <w:tcW w:w="486" w:type="pct"/>
            <w:tcBorders>
              <w:top w:val="nil"/>
              <w:left w:val="nil"/>
              <w:bottom w:val="single" w:sz="4" w:space="0" w:color="auto"/>
              <w:right w:val="single" w:sz="4" w:space="0" w:color="auto"/>
            </w:tcBorders>
            <w:shd w:val="clear" w:color="auto" w:fill="auto"/>
            <w:noWrap/>
            <w:vAlign w:val="bottom"/>
            <w:hideMark/>
          </w:tcPr>
          <w:p w14:paraId="2BA6897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2EF3F5F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13</w:t>
            </w:r>
          </w:p>
        </w:tc>
        <w:tc>
          <w:tcPr>
            <w:tcW w:w="317" w:type="pct"/>
            <w:tcBorders>
              <w:top w:val="nil"/>
              <w:left w:val="nil"/>
              <w:bottom w:val="single" w:sz="4" w:space="0" w:color="auto"/>
              <w:right w:val="single" w:sz="4" w:space="0" w:color="auto"/>
            </w:tcBorders>
            <w:shd w:val="clear" w:color="auto" w:fill="auto"/>
            <w:noWrap/>
            <w:vAlign w:val="bottom"/>
            <w:hideMark/>
          </w:tcPr>
          <w:p w14:paraId="602FE1D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27F8D30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24</w:t>
            </w:r>
          </w:p>
        </w:tc>
        <w:tc>
          <w:tcPr>
            <w:tcW w:w="492" w:type="pct"/>
            <w:tcBorders>
              <w:top w:val="nil"/>
              <w:left w:val="nil"/>
              <w:bottom w:val="single" w:sz="4" w:space="0" w:color="auto"/>
              <w:right w:val="single" w:sz="4" w:space="0" w:color="auto"/>
            </w:tcBorders>
            <w:shd w:val="clear" w:color="auto" w:fill="auto"/>
            <w:noWrap/>
            <w:vAlign w:val="bottom"/>
            <w:hideMark/>
          </w:tcPr>
          <w:p w14:paraId="0FC44AB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1E0822D1"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58DAC621"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lastRenderedPageBreak/>
              <w:t>20</w:t>
            </w:r>
          </w:p>
        </w:tc>
        <w:tc>
          <w:tcPr>
            <w:tcW w:w="1136" w:type="pct"/>
            <w:tcBorders>
              <w:top w:val="nil"/>
              <w:left w:val="nil"/>
              <w:bottom w:val="single" w:sz="4" w:space="0" w:color="auto"/>
              <w:right w:val="single" w:sz="4" w:space="0" w:color="auto"/>
            </w:tcBorders>
            <w:shd w:val="clear" w:color="auto" w:fill="auto"/>
            <w:noWrap/>
            <w:vAlign w:val="bottom"/>
            <w:hideMark/>
          </w:tcPr>
          <w:p w14:paraId="5BEFBA20"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Tuesday, August 27, 2024</w:t>
            </w:r>
          </w:p>
        </w:tc>
        <w:tc>
          <w:tcPr>
            <w:tcW w:w="230" w:type="pct"/>
            <w:tcBorders>
              <w:top w:val="nil"/>
              <w:left w:val="nil"/>
              <w:bottom w:val="single" w:sz="4" w:space="0" w:color="auto"/>
              <w:right w:val="single" w:sz="4" w:space="0" w:color="auto"/>
            </w:tcBorders>
            <w:shd w:val="clear" w:color="auto" w:fill="auto"/>
            <w:noWrap/>
            <w:vAlign w:val="bottom"/>
            <w:hideMark/>
          </w:tcPr>
          <w:p w14:paraId="16C44B2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7.06</w:t>
            </w:r>
          </w:p>
        </w:tc>
        <w:tc>
          <w:tcPr>
            <w:tcW w:w="260" w:type="pct"/>
            <w:tcBorders>
              <w:top w:val="nil"/>
              <w:left w:val="nil"/>
              <w:bottom w:val="single" w:sz="4" w:space="0" w:color="auto"/>
              <w:right w:val="single" w:sz="4" w:space="0" w:color="auto"/>
            </w:tcBorders>
            <w:shd w:val="clear" w:color="auto" w:fill="auto"/>
            <w:noWrap/>
            <w:vAlign w:val="bottom"/>
            <w:hideMark/>
          </w:tcPr>
          <w:p w14:paraId="03849FE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120</w:t>
            </w:r>
          </w:p>
        </w:tc>
        <w:tc>
          <w:tcPr>
            <w:tcW w:w="298" w:type="pct"/>
            <w:tcBorders>
              <w:top w:val="nil"/>
              <w:left w:val="nil"/>
              <w:bottom w:val="single" w:sz="4" w:space="0" w:color="auto"/>
              <w:right w:val="single" w:sz="4" w:space="0" w:color="auto"/>
            </w:tcBorders>
            <w:shd w:val="clear" w:color="auto" w:fill="auto"/>
            <w:noWrap/>
            <w:vAlign w:val="bottom"/>
            <w:hideMark/>
          </w:tcPr>
          <w:p w14:paraId="11F6BD8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75.56</w:t>
            </w:r>
          </w:p>
        </w:tc>
        <w:tc>
          <w:tcPr>
            <w:tcW w:w="410" w:type="pct"/>
            <w:tcBorders>
              <w:top w:val="nil"/>
              <w:left w:val="nil"/>
              <w:bottom w:val="single" w:sz="4" w:space="0" w:color="auto"/>
              <w:right w:val="single" w:sz="4" w:space="0" w:color="auto"/>
            </w:tcBorders>
            <w:shd w:val="clear" w:color="auto" w:fill="auto"/>
            <w:noWrap/>
            <w:vAlign w:val="bottom"/>
            <w:hideMark/>
          </w:tcPr>
          <w:p w14:paraId="41D2AE4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500</w:t>
            </w:r>
          </w:p>
        </w:tc>
        <w:tc>
          <w:tcPr>
            <w:tcW w:w="486" w:type="pct"/>
            <w:tcBorders>
              <w:top w:val="nil"/>
              <w:left w:val="nil"/>
              <w:bottom w:val="single" w:sz="4" w:space="0" w:color="auto"/>
              <w:right w:val="single" w:sz="4" w:space="0" w:color="auto"/>
            </w:tcBorders>
            <w:shd w:val="clear" w:color="auto" w:fill="auto"/>
            <w:noWrap/>
            <w:vAlign w:val="bottom"/>
            <w:hideMark/>
          </w:tcPr>
          <w:p w14:paraId="4A73B9E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54AF6E9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13</w:t>
            </w:r>
          </w:p>
        </w:tc>
        <w:tc>
          <w:tcPr>
            <w:tcW w:w="317" w:type="pct"/>
            <w:tcBorders>
              <w:top w:val="nil"/>
              <w:left w:val="nil"/>
              <w:bottom w:val="single" w:sz="4" w:space="0" w:color="auto"/>
              <w:right w:val="single" w:sz="4" w:space="0" w:color="auto"/>
            </w:tcBorders>
            <w:shd w:val="clear" w:color="auto" w:fill="auto"/>
            <w:noWrap/>
            <w:vAlign w:val="bottom"/>
            <w:hideMark/>
          </w:tcPr>
          <w:p w14:paraId="69318B7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2CC119F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28</w:t>
            </w:r>
          </w:p>
        </w:tc>
        <w:tc>
          <w:tcPr>
            <w:tcW w:w="492" w:type="pct"/>
            <w:tcBorders>
              <w:top w:val="nil"/>
              <w:left w:val="nil"/>
              <w:bottom w:val="single" w:sz="4" w:space="0" w:color="auto"/>
              <w:right w:val="single" w:sz="4" w:space="0" w:color="auto"/>
            </w:tcBorders>
            <w:shd w:val="clear" w:color="auto" w:fill="auto"/>
            <w:noWrap/>
            <w:vAlign w:val="bottom"/>
            <w:hideMark/>
          </w:tcPr>
          <w:p w14:paraId="070D231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6D43B665"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392C7043"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21</w:t>
            </w:r>
          </w:p>
        </w:tc>
        <w:tc>
          <w:tcPr>
            <w:tcW w:w="1136" w:type="pct"/>
            <w:tcBorders>
              <w:top w:val="nil"/>
              <w:left w:val="nil"/>
              <w:bottom w:val="single" w:sz="4" w:space="0" w:color="auto"/>
              <w:right w:val="single" w:sz="4" w:space="0" w:color="auto"/>
            </w:tcBorders>
            <w:shd w:val="clear" w:color="auto" w:fill="auto"/>
            <w:noWrap/>
            <w:vAlign w:val="bottom"/>
            <w:hideMark/>
          </w:tcPr>
          <w:p w14:paraId="78DB86FD"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Wednesday, August 28, 2024</w:t>
            </w:r>
          </w:p>
        </w:tc>
        <w:tc>
          <w:tcPr>
            <w:tcW w:w="230" w:type="pct"/>
            <w:tcBorders>
              <w:top w:val="nil"/>
              <w:left w:val="nil"/>
              <w:bottom w:val="single" w:sz="4" w:space="0" w:color="auto"/>
              <w:right w:val="single" w:sz="4" w:space="0" w:color="auto"/>
            </w:tcBorders>
            <w:shd w:val="clear" w:color="auto" w:fill="auto"/>
            <w:noWrap/>
            <w:vAlign w:val="bottom"/>
            <w:hideMark/>
          </w:tcPr>
          <w:p w14:paraId="18D6912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7.56</w:t>
            </w:r>
          </w:p>
        </w:tc>
        <w:tc>
          <w:tcPr>
            <w:tcW w:w="260" w:type="pct"/>
            <w:tcBorders>
              <w:top w:val="nil"/>
              <w:left w:val="nil"/>
              <w:bottom w:val="single" w:sz="4" w:space="0" w:color="auto"/>
              <w:right w:val="single" w:sz="4" w:space="0" w:color="auto"/>
            </w:tcBorders>
            <w:shd w:val="clear" w:color="auto" w:fill="auto"/>
            <w:noWrap/>
            <w:vAlign w:val="bottom"/>
            <w:hideMark/>
          </w:tcPr>
          <w:p w14:paraId="7A8B0E6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118</w:t>
            </w:r>
          </w:p>
        </w:tc>
        <w:tc>
          <w:tcPr>
            <w:tcW w:w="298" w:type="pct"/>
            <w:tcBorders>
              <w:top w:val="nil"/>
              <w:left w:val="nil"/>
              <w:bottom w:val="single" w:sz="4" w:space="0" w:color="auto"/>
              <w:right w:val="single" w:sz="4" w:space="0" w:color="auto"/>
            </w:tcBorders>
            <w:shd w:val="clear" w:color="auto" w:fill="auto"/>
            <w:noWrap/>
            <w:vAlign w:val="bottom"/>
            <w:hideMark/>
          </w:tcPr>
          <w:p w14:paraId="43B3AC8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75.02</w:t>
            </w:r>
          </w:p>
        </w:tc>
        <w:tc>
          <w:tcPr>
            <w:tcW w:w="410" w:type="pct"/>
            <w:tcBorders>
              <w:top w:val="nil"/>
              <w:left w:val="nil"/>
              <w:bottom w:val="single" w:sz="4" w:space="0" w:color="auto"/>
              <w:right w:val="single" w:sz="4" w:space="0" w:color="auto"/>
            </w:tcBorders>
            <w:shd w:val="clear" w:color="auto" w:fill="auto"/>
            <w:noWrap/>
            <w:vAlign w:val="bottom"/>
            <w:hideMark/>
          </w:tcPr>
          <w:p w14:paraId="5EEF8D3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520</w:t>
            </w:r>
          </w:p>
        </w:tc>
        <w:tc>
          <w:tcPr>
            <w:tcW w:w="486" w:type="pct"/>
            <w:tcBorders>
              <w:top w:val="nil"/>
              <w:left w:val="nil"/>
              <w:bottom w:val="single" w:sz="4" w:space="0" w:color="auto"/>
              <w:right w:val="single" w:sz="4" w:space="0" w:color="auto"/>
            </w:tcBorders>
            <w:shd w:val="clear" w:color="auto" w:fill="auto"/>
            <w:noWrap/>
            <w:vAlign w:val="bottom"/>
            <w:hideMark/>
          </w:tcPr>
          <w:p w14:paraId="270A4C3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511A481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71</w:t>
            </w:r>
          </w:p>
        </w:tc>
        <w:tc>
          <w:tcPr>
            <w:tcW w:w="317" w:type="pct"/>
            <w:tcBorders>
              <w:top w:val="nil"/>
              <w:left w:val="nil"/>
              <w:bottom w:val="single" w:sz="4" w:space="0" w:color="auto"/>
              <w:right w:val="single" w:sz="4" w:space="0" w:color="auto"/>
            </w:tcBorders>
            <w:shd w:val="clear" w:color="auto" w:fill="auto"/>
            <w:noWrap/>
            <w:vAlign w:val="bottom"/>
            <w:hideMark/>
          </w:tcPr>
          <w:p w14:paraId="784BCAE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0EB4F7F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23</w:t>
            </w:r>
          </w:p>
        </w:tc>
        <w:tc>
          <w:tcPr>
            <w:tcW w:w="492" w:type="pct"/>
            <w:tcBorders>
              <w:top w:val="nil"/>
              <w:left w:val="nil"/>
              <w:bottom w:val="single" w:sz="4" w:space="0" w:color="auto"/>
              <w:right w:val="single" w:sz="4" w:space="0" w:color="auto"/>
            </w:tcBorders>
            <w:shd w:val="clear" w:color="auto" w:fill="auto"/>
            <w:noWrap/>
            <w:vAlign w:val="bottom"/>
            <w:hideMark/>
          </w:tcPr>
          <w:p w14:paraId="4F9A4B3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1400E59A"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59B93CD9"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22</w:t>
            </w:r>
          </w:p>
        </w:tc>
        <w:tc>
          <w:tcPr>
            <w:tcW w:w="1136" w:type="pct"/>
            <w:tcBorders>
              <w:top w:val="nil"/>
              <w:left w:val="nil"/>
              <w:bottom w:val="single" w:sz="4" w:space="0" w:color="auto"/>
              <w:right w:val="single" w:sz="4" w:space="0" w:color="auto"/>
            </w:tcBorders>
            <w:shd w:val="clear" w:color="auto" w:fill="auto"/>
            <w:noWrap/>
            <w:vAlign w:val="bottom"/>
            <w:hideMark/>
          </w:tcPr>
          <w:p w14:paraId="326029EC"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Thursday, August 29, 2024</w:t>
            </w:r>
          </w:p>
        </w:tc>
        <w:tc>
          <w:tcPr>
            <w:tcW w:w="230" w:type="pct"/>
            <w:tcBorders>
              <w:top w:val="nil"/>
              <w:left w:val="nil"/>
              <w:bottom w:val="single" w:sz="4" w:space="0" w:color="auto"/>
              <w:right w:val="single" w:sz="4" w:space="0" w:color="auto"/>
            </w:tcBorders>
            <w:shd w:val="clear" w:color="auto" w:fill="auto"/>
            <w:noWrap/>
            <w:vAlign w:val="bottom"/>
            <w:hideMark/>
          </w:tcPr>
          <w:p w14:paraId="2E351B7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6.96</w:t>
            </w:r>
          </w:p>
        </w:tc>
        <w:tc>
          <w:tcPr>
            <w:tcW w:w="260" w:type="pct"/>
            <w:tcBorders>
              <w:top w:val="nil"/>
              <w:left w:val="nil"/>
              <w:bottom w:val="single" w:sz="4" w:space="0" w:color="auto"/>
              <w:right w:val="single" w:sz="4" w:space="0" w:color="auto"/>
            </w:tcBorders>
            <w:shd w:val="clear" w:color="auto" w:fill="auto"/>
            <w:noWrap/>
            <w:vAlign w:val="bottom"/>
            <w:hideMark/>
          </w:tcPr>
          <w:p w14:paraId="466AE70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82</w:t>
            </w:r>
          </w:p>
        </w:tc>
        <w:tc>
          <w:tcPr>
            <w:tcW w:w="298" w:type="pct"/>
            <w:tcBorders>
              <w:top w:val="nil"/>
              <w:left w:val="nil"/>
              <w:bottom w:val="single" w:sz="4" w:space="0" w:color="auto"/>
              <w:right w:val="single" w:sz="4" w:space="0" w:color="auto"/>
            </w:tcBorders>
            <w:shd w:val="clear" w:color="auto" w:fill="auto"/>
            <w:noWrap/>
            <w:vAlign w:val="bottom"/>
            <w:hideMark/>
          </w:tcPr>
          <w:p w14:paraId="0E2D4EE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76.10</w:t>
            </w:r>
          </w:p>
        </w:tc>
        <w:tc>
          <w:tcPr>
            <w:tcW w:w="410" w:type="pct"/>
            <w:tcBorders>
              <w:top w:val="nil"/>
              <w:left w:val="nil"/>
              <w:bottom w:val="single" w:sz="4" w:space="0" w:color="auto"/>
              <w:right w:val="single" w:sz="4" w:space="0" w:color="auto"/>
            </w:tcBorders>
            <w:shd w:val="clear" w:color="auto" w:fill="auto"/>
            <w:noWrap/>
            <w:vAlign w:val="bottom"/>
            <w:hideMark/>
          </w:tcPr>
          <w:p w14:paraId="7B39EF6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520</w:t>
            </w:r>
          </w:p>
        </w:tc>
        <w:tc>
          <w:tcPr>
            <w:tcW w:w="486" w:type="pct"/>
            <w:tcBorders>
              <w:top w:val="nil"/>
              <w:left w:val="nil"/>
              <w:bottom w:val="single" w:sz="4" w:space="0" w:color="auto"/>
              <w:right w:val="single" w:sz="4" w:space="0" w:color="auto"/>
            </w:tcBorders>
            <w:shd w:val="clear" w:color="auto" w:fill="auto"/>
            <w:noWrap/>
            <w:vAlign w:val="bottom"/>
            <w:hideMark/>
          </w:tcPr>
          <w:p w14:paraId="78A3292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266F718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13</w:t>
            </w:r>
          </w:p>
        </w:tc>
        <w:tc>
          <w:tcPr>
            <w:tcW w:w="317" w:type="pct"/>
            <w:tcBorders>
              <w:top w:val="nil"/>
              <w:left w:val="nil"/>
              <w:bottom w:val="single" w:sz="4" w:space="0" w:color="auto"/>
              <w:right w:val="single" w:sz="4" w:space="0" w:color="auto"/>
            </w:tcBorders>
            <w:shd w:val="clear" w:color="auto" w:fill="auto"/>
            <w:noWrap/>
            <w:vAlign w:val="bottom"/>
            <w:hideMark/>
          </w:tcPr>
          <w:p w14:paraId="1C62005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76B4A07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23</w:t>
            </w:r>
          </w:p>
        </w:tc>
        <w:tc>
          <w:tcPr>
            <w:tcW w:w="492" w:type="pct"/>
            <w:tcBorders>
              <w:top w:val="nil"/>
              <w:left w:val="nil"/>
              <w:bottom w:val="single" w:sz="4" w:space="0" w:color="auto"/>
              <w:right w:val="single" w:sz="4" w:space="0" w:color="auto"/>
            </w:tcBorders>
            <w:shd w:val="clear" w:color="auto" w:fill="auto"/>
            <w:noWrap/>
            <w:vAlign w:val="bottom"/>
            <w:hideMark/>
          </w:tcPr>
          <w:p w14:paraId="0A7DB7C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4DD04102"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01750C48"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23</w:t>
            </w:r>
          </w:p>
        </w:tc>
        <w:tc>
          <w:tcPr>
            <w:tcW w:w="1136" w:type="pct"/>
            <w:tcBorders>
              <w:top w:val="nil"/>
              <w:left w:val="nil"/>
              <w:bottom w:val="single" w:sz="4" w:space="0" w:color="auto"/>
              <w:right w:val="single" w:sz="4" w:space="0" w:color="auto"/>
            </w:tcBorders>
            <w:shd w:val="clear" w:color="auto" w:fill="auto"/>
            <w:noWrap/>
            <w:vAlign w:val="bottom"/>
            <w:hideMark/>
          </w:tcPr>
          <w:p w14:paraId="0264D6A4"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Friday, August 30, 2024</w:t>
            </w:r>
          </w:p>
        </w:tc>
        <w:tc>
          <w:tcPr>
            <w:tcW w:w="230" w:type="pct"/>
            <w:tcBorders>
              <w:top w:val="nil"/>
              <w:left w:val="nil"/>
              <w:bottom w:val="single" w:sz="4" w:space="0" w:color="auto"/>
              <w:right w:val="single" w:sz="4" w:space="0" w:color="auto"/>
            </w:tcBorders>
            <w:shd w:val="clear" w:color="auto" w:fill="auto"/>
            <w:noWrap/>
            <w:vAlign w:val="bottom"/>
            <w:hideMark/>
          </w:tcPr>
          <w:p w14:paraId="718AF2B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6.90</w:t>
            </w:r>
          </w:p>
        </w:tc>
        <w:tc>
          <w:tcPr>
            <w:tcW w:w="260" w:type="pct"/>
            <w:tcBorders>
              <w:top w:val="nil"/>
              <w:left w:val="nil"/>
              <w:bottom w:val="single" w:sz="4" w:space="0" w:color="auto"/>
              <w:right w:val="single" w:sz="4" w:space="0" w:color="auto"/>
            </w:tcBorders>
            <w:shd w:val="clear" w:color="auto" w:fill="auto"/>
            <w:noWrap/>
            <w:vAlign w:val="bottom"/>
            <w:hideMark/>
          </w:tcPr>
          <w:p w14:paraId="7A8D86F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117</w:t>
            </w:r>
          </w:p>
        </w:tc>
        <w:tc>
          <w:tcPr>
            <w:tcW w:w="298" w:type="pct"/>
            <w:tcBorders>
              <w:top w:val="nil"/>
              <w:left w:val="nil"/>
              <w:bottom w:val="single" w:sz="4" w:space="0" w:color="auto"/>
              <w:right w:val="single" w:sz="4" w:space="0" w:color="auto"/>
            </w:tcBorders>
            <w:shd w:val="clear" w:color="auto" w:fill="auto"/>
            <w:noWrap/>
            <w:vAlign w:val="bottom"/>
            <w:hideMark/>
          </w:tcPr>
          <w:p w14:paraId="227EA8D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77.45</w:t>
            </w:r>
          </w:p>
        </w:tc>
        <w:tc>
          <w:tcPr>
            <w:tcW w:w="410" w:type="pct"/>
            <w:tcBorders>
              <w:top w:val="nil"/>
              <w:left w:val="nil"/>
              <w:bottom w:val="single" w:sz="4" w:space="0" w:color="auto"/>
              <w:right w:val="single" w:sz="4" w:space="0" w:color="auto"/>
            </w:tcBorders>
            <w:shd w:val="clear" w:color="auto" w:fill="auto"/>
            <w:noWrap/>
            <w:vAlign w:val="bottom"/>
            <w:hideMark/>
          </w:tcPr>
          <w:p w14:paraId="701FF92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505</w:t>
            </w:r>
          </w:p>
        </w:tc>
        <w:tc>
          <w:tcPr>
            <w:tcW w:w="486" w:type="pct"/>
            <w:tcBorders>
              <w:top w:val="nil"/>
              <w:left w:val="nil"/>
              <w:bottom w:val="single" w:sz="4" w:space="0" w:color="auto"/>
              <w:right w:val="single" w:sz="4" w:space="0" w:color="auto"/>
            </w:tcBorders>
            <w:shd w:val="clear" w:color="auto" w:fill="auto"/>
            <w:noWrap/>
            <w:vAlign w:val="bottom"/>
            <w:hideMark/>
          </w:tcPr>
          <w:p w14:paraId="15A5233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7B4569C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13</w:t>
            </w:r>
          </w:p>
        </w:tc>
        <w:tc>
          <w:tcPr>
            <w:tcW w:w="317" w:type="pct"/>
            <w:tcBorders>
              <w:top w:val="nil"/>
              <w:left w:val="nil"/>
              <w:bottom w:val="single" w:sz="4" w:space="0" w:color="auto"/>
              <w:right w:val="single" w:sz="4" w:space="0" w:color="auto"/>
            </w:tcBorders>
            <w:shd w:val="clear" w:color="auto" w:fill="auto"/>
            <w:noWrap/>
            <w:vAlign w:val="bottom"/>
            <w:hideMark/>
          </w:tcPr>
          <w:p w14:paraId="30F7948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25095FC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24</w:t>
            </w:r>
          </w:p>
        </w:tc>
        <w:tc>
          <w:tcPr>
            <w:tcW w:w="492" w:type="pct"/>
            <w:tcBorders>
              <w:top w:val="nil"/>
              <w:left w:val="nil"/>
              <w:bottom w:val="single" w:sz="4" w:space="0" w:color="auto"/>
              <w:right w:val="single" w:sz="4" w:space="0" w:color="auto"/>
            </w:tcBorders>
            <w:shd w:val="clear" w:color="auto" w:fill="auto"/>
            <w:noWrap/>
            <w:vAlign w:val="bottom"/>
            <w:hideMark/>
          </w:tcPr>
          <w:p w14:paraId="73ACF8C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2E5BF2FC"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495AC06B"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24</w:t>
            </w:r>
          </w:p>
        </w:tc>
        <w:tc>
          <w:tcPr>
            <w:tcW w:w="1136" w:type="pct"/>
            <w:tcBorders>
              <w:top w:val="nil"/>
              <w:left w:val="nil"/>
              <w:bottom w:val="single" w:sz="4" w:space="0" w:color="auto"/>
              <w:right w:val="single" w:sz="4" w:space="0" w:color="auto"/>
            </w:tcBorders>
            <w:shd w:val="clear" w:color="auto" w:fill="auto"/>
            <w:noWrap/>
            <w:vAlign w:val="bottom"/>
            <w:hideMark/>
          </w:tcPr>
          <w:p w14:paraId="3994A8C8"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Saturday, August 31, 2024</w:t>
            </w:r>
          </w:p>
        </w:tc>
        <w:tc>
          <w:tcPr>
            <w:tcW w:w="230" w:type="pct"/>
            <w:tcBorders>
              <w:top w:val="nil"/>
              <w:left w:val="nil"/>
              <w:bottom w:val="single" w:sz="4" w:space="0" w:color="auto"/>
              <w:right w:val="single" w:sz="4" w:space="0" w:color="auto"/>
            </w:tcBorders>
            <w:shd w:val="clear" w:color="auto" w:fill="auto"/>
            <w:noWrap/>
            <w:vAlign w:val="bottom"/>
            <w:hideMark/>
          </w:tcPr>
          <w:p w14:paraId="171BC75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7.20</w:t>
            </w:r>
          </w:p>
        </w:tc>
        <w:tc>
          <w:tcPr>
            <w:tcW w:w="260" w:type="pct"/>
            <w:tcBorders>
              <w:top w:val="nil"/>
              <w:left w:val="nil"/>
              <w:bottom w:val="single" w:sz="4" w:space="0" w:color="auto"/>
              <w:right w:val="single" w:sz="4" w:space="0" w:color="auto"/>
            </w:tcBorders>
            <w:shd w:val="clear" w:color="auto" w:fill="auto"/>
            <w:noWrap/>
            <w:vAlign w:val="bottom"/>
            <w:hideMark/>
          </w:tcPr>
          <w:p w14:paraId="1FBA2CE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80</w:t>
            </w:r>
          </w:p>
        </w:tc>
        <w:tc>
          <w:tcPr>
            <w:tcW w:w="298" w:type="pct"/>
            <w:tcBorders>
              <w:top w:val="nil"/>
              <w:left w:val="nil"/>
              <w:bottom w:val="single" w:sz="4" w:space="0" w:color="auto"/>
              <w:right w:val="single" w:sz="4" w:space="0" w:color="auto"/>
            </w:tcBorders>
            <w:shd w:val="clear" w:color="auto" w:fill="auto"/>
            <w:noWrap/>
            <w:vAlign w:val="bottom"/>
            <w:hideMark/>
          </w:tcPr>
          <w:p w14:paraId="4459F99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78.00</w:t>
            </w:r>
          </w:p>
        </w:tc>
        <w:tc>
          <w:tcPr>
            <w:tcW w:w="410" w:type="pct"/>
            <w:tcBorders>
              <w:top w:val="nil"/>
              <w:left w:val="nil"/>
              <w:bottom w:val="single" w:sz="4" w:space="0" w:color="auto"/>
              <w:right w:val="single" w:sz="4" w:space="0" w:color="auto"/>
            </w:tcBorders>
            <w:shd w:val="clear" w:color="auto" w:fill="auto"/>
            <w:noWrap/>
            <w:vAlign w:val="bottom"/>
            <w:hideMark/>
          </w:tcPr>
          <w:p w14:paraId="4AC8842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485</w:t>
            </w:r>
          </w:p>
        </w:tc>
        <w:tc>
          <w:tcPr>
            <w:tcW w:w="486" w:type="pct"/>
            <w:tcBorders>
              <w:top w:val="nil"/>
              <w:left w:val="nil"/>
              <w:bottom w:val="single" w:sz="4" w:space="0" w:color="auto"/>
              <w:right w:val="single" w:sz="4" w:space="0" w:color="auto"/>
            </w:tcBorders>
            <w:shd w:val="clear" w:color="auto" w:fill="auto"/>
            <w:noWrap/>
            <w:vAlign w:val="bottom"/>
            <w:hideMark/>
          </w:tcPr>
          <w:p w14:paraId="09836AE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11A9988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13</w:t>
            </w:r>
          </w:p>
        </w:tc>
        <w:tc>
          <w:tcPr>
            <w:tcW w:w="317" w:type="pct"/>
            <w:tcBorders>
              <w:top w:val="nil"/>
              <w:left w:val="nil"/>
              <w:bottom w:val="single" w:sz="4" w:space="0" w:color="auto"/>
              <w:right w:val="single" w:sz="4" w:space="0" w:color="auto"/>
            </w:tcBorders>
            <w:shd w:val="clear" w:color="auto" w:fill="auto"/>
            <w:noWrap/>
            <w:vAlign w:val="bottom"/>
            <w:hideMark/>
          </w:tcPr>
          <w:p w14:paraId="324D671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5E795E8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25</w:t>
            </w:r>
          </w:p>
        </w:tc>
        <w:tc>
          <w:tcPr>
            <w:tcW w:w="492" w:type="pct"/>
            <w:tcBorders>
              <w:top w:val="nil"/>
              <w:left w:val="nil"/>
              <w:bottom w:val="single" w:sz="4" w:space="0" w:color="auto"/>
              <w:right w:val="single" w:sz="4" w:space="0" w:color="auto"/>
            </w:tcBorders>
            <w:shd w:val="clear" w:color="auto" w:fill="auto"/>
            <w:noWrap/>
            <w:vAlign w:val="bottom"/>
            <w:hideMark/>
          </w:tcPr>
          <w:p w14:paraId="712B8A0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461881B5"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18857482"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25</w:t>
            </w:r>
          </w:p>
        </w:tc>
        <w:tc>
          <w:tcPr>
            <w:tcW w:w="1136" w:type="pct"/>
            <w:tcBorders>
              <w:top w:val="nil"/>
              <w:left w:val="nil"/>
              <w:bottom w:val="single" w:sz="4" w:space="0" w:color="auto"/>
              <w:right w:val="single" w:sz="4" w:space="0" w:color="auto"/>
            </w:tcBorders>
            <w:shd w:val="clear" w:color="auto" w:fill="auto"/>
            <w:noWrap/>
            <w:vAlign w:val="bottom"/>
            <w:hideMark/>
          </w:tcPr>
          <w:p w14:paraId="52D3533A"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Sunday, September 1, 2024</w:t>
            </w:r>
          </w:p>
        </w:tc>
        <w:tc>
          <w:tcPr>
            <w:tcW w:w="230" w:type="pct"/>
            <w:tcBorders>
              <w:top w:val="nil"/>
              <w:left w:val="nil"/>
              <w:bottom w:val="single" w:sz="4" w:space="0" w:color="auto"/>
              <w:right w:val="single" w:sz="4" w:space="0" w:color="auto"/>
            </w:tcBorders>
            <w:shd w:val="clear" w:color="auto" w:fill="auto"/>
            <w:noWrap/>
            <w:vAlign w:val="bottom"/>
            <w:hideMark/>
          </w:tcPr>
          <w:p w14:paraId="102CB42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7.44</w:t>
            </w:r>
          </w:p>
        </w:tc>
        <w:tc>
          <w:tcPr>
            <w:tcW w:w="260" w:type="pct"/>
            <w:tcBorders>
              <w:top w:val="nil"/>
              <w:left w:val="nil"/>
              <w:bottom w:val="single" w:sz="4" w:space="0" w:color="auto"/>
              <w:right w:val="single" w:sz="4" w:space="0" w:color="auto"/>
            </w:tcBorders>
            <w:shd w:val="clear" w:color="auto" w:fill="auto"/>
            <w:noWrap/>
            <w:vAlign w:val="bottom"/>
            <w:hideMark/>
          </w:tcPr>
          <w:p w14:paraId="1E08457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80</w:t>
            </w:r>
          </w:p>
        </w:tc>
        <w:tc>
          <w:tcPr>
            <w:tcW w:w="298" w:type="pct"/>
            <w:tcBorders>
              <w:top w:val="nil"/>
              <w:left w:val="nil"/>
              <w:bottom w:val="single" w:sz="4" w:space="0" w:color="auto"/>
              <w:right w:val="single" w:sz="4" w:space="0" w:color="auto"/>
            </w:tcBorders>
            <w:shd w:val="clear" w:color="auto" w:fill="auto"/>
            <w:noWrap/>
            <w:vAlign w:val="bottom"/>
            <w:hideMark/>
          </w:tcPr>
          <w:p w14:paraId="3E5CAA8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81.55</w:t>
            </w:r>
          </w:p>
        </w:tc>
        <w:tc>
          <w:tcPr>
            <w:tcW w:w="410" w:type="pct"/>
            <w:tcBorders>
              <w:top w:val="nil"/>
              <w:left w:val="nil"/>
              <w:bottom w:val="single" w:sz="4" w:space="0" w:color="auto"/>
              <w:right w:val="single" w:sz="4" w:space="0" w:color="auto"/>
            </w:tcBorders>
            <w:shd w:val="clear" w:color="auto" w:fill="auto"/>
            <w:noWrap/>
            <w:vAlign w:val="bottom"/>
            <w:hideMark/>
          </w:tcPr>
          <w:p w14:paraId="0407233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505</w:t>
            </w:r>
          </w:p>
        </w:tc>
        <w:tc>
          <w:tcPr>
            <w:tcW w:w="486" w:type="pct"/>
            <w:tcBorders>
              <w:top w:val="nil"/>
              <w:left w:val="nil"/>
              <w:bottom w:val="single" w:sz="4" w:space="0" w:color="auto"/>
              <w:right w:val="single" w:sz="4" w:space="0" w:color="auto"/>
            </w:tcBorders>
            <w:shd w:val="clear" w:color="auto" w:fill="auto"/>
            <w:noWrap/>
            <w:vAlign w:val="bottom"/>
            <w:hideMark/>
          </w:tcPr>
          <w:p w14:paraId="20DF89F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3ABD9CE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14</w:t>
            </w:r>
          </w:p>
        </w:tc>
        <w:tc>
          <w:tcPr>
            <w:tcW w:w="317" w:type="pct"/>
            <w:tcBorders>
              <w:top w:val="nil"/>
              <w:left w:val="nil"/>
              <w:bottom w:val="single" w:sz="4" w:space="0" w:color="auto"/>
              <w:right w:val="single" w:sz="4" w:space="0" w:color="auto"/>
            </w:tcBorders>
            <w:shd w:val="clear" w:color="auto" w:fill="auto"/>
            <w:noWrap/>
            <w:vAlign w:val="bottom"/>
            <w:hideMark/>
          </w:tcPr>
          <w:p w14:paraId="17393CA3"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09D7F03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26</w:t>
            </w:r>
          </w:p>
        </w:tc>
        <w:tc>
          <w:tcPr>
            <w:tcW w:w="492" w:type="pct"/>
            <w:tcBorders>
              <w:top w:val="nil"/>
              <w:left w:val="nil"/>
              <w:bottom w:val="single" w:sz="4" w:space="0" w:color="auto"/>
              <w:right w:val="single" w:sz="4" w:space="0" w:color="auto"/>
            </w:tcBorders>
            <w:shd w:val="clear" w:color="auto" w:fill="auto"/>
            <w:noWrap/>
            <w:vAlign w:val="bottom"/>
            <w:hideMark/>
          </w:tcPr>
          <w:p w14:paraId="3C272DE5"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12CB2FA3"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3534DC97"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26</w:t>
            </w:r>
          </w:p>
        </w:tc>
        <w:tc>
          <w:tcPr>
            <w:tcW w:w="1136" w:type="pct"/>
            <w:tcBorders>
              <w:top w:val="nil"/>
              <w:left w:val="nil"/>
              <w:bottom w:val="single" w:sz="4" w:space="0" w:color="auto"/>
              <w:right w:val="single" w:sz="4" w:space="0" w:color="auto"/>
            </w:tcBorders>
            <w:shd w:val="clear" w:color="auto" w:fill="auto"/>
            <w:noWrap/>
            <w:vAlign w:val="bottom"/>
            <w:hideMark/>
          </w:tcPr>
          <w:p w14:paraId="47FF4C8B"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Monday, September 2, 2024</w:t>
            </w:r>
          </w:p>
        </w:tc>
        <w:tc>
          <w:tcPr>
            <w:tcW w:w="230" w:type="pct"/>
            <w:tcBorders>
              <w:top w:val="nil"/>
              <w:left w:val="nil"/>
              <w:bottom w:val="single" w:sz="4" w:space="0" w:color="auto"/>
              <w:right w:val="single" w:sz="4" w:space="0" w:color="auto"/>
            </w:tcBorders>
            <w:shd w:val="clear" w:color="auto" w:fill="auto"/>
            <w:noWrap/>
            <w:vAlign w:val="bottom"/>
            <w:hideMark/>
          </w:tcPr>
          <w:p w14:paraId="2828597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7.04</w:t>
            </w:r>
          </w:p>
        </w:tc>
        <w:tc>
          <w:tcPr>
            <w:tcW w:w="260" w:type="pct"/>
            <w:tcBorders>
              <w:top w:val="nil"/>
              <w:left w:val="nil"/>
              <w:bottom w:val="single" w:sz="4" w:space="0" w:color="auto"/>
              <w:right w:val="single" w:sz="4" w:space="0" w:color="auto"/>
            </w:tcBorders>
            <w:shd w:val="clear" w:color="auto" w:fill="auto"/>
            <w:noWrap/>
            <w:vAlign w:val="bottom"/>
            <w:hideMark/>
          </w:tcPr>
          <w:p w14:paraId="2EFD3CCB"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50</w:t>
            </w:r>
          </w:p>
        </w:tc>
        <w:tc>
          <w:tcPr>
            <w:tcW w:w="298" w:type="pct"/>
            <w:tcBorders>
              <w:top w:val="nil"/>
              <w:left w:val="nil"/>
              <w:bottom w:val="single" w:sz="4" w:space="0" w:color="auto"/>
              <w:right w:val="single" w:sz="4" w:space="0" w:color="auto"/>
            </w:tcBorders>
            <w:shd w:val="clear" w:color="auto" w:fill="auto"/>
            <w:noWrap/>
            <w:vAlign w:val="bottom"/>
            <w:hideMark/>
          </w:tcPr>
          <w:p w14:paraId="4411F65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81.12</w:t>
            </w:r>
          </w:p>
        </w:tc>
        <w:tc>
          <w:tcPr>
            <w:tcW w:w="410" w:type="pct"/>
            <w:tcBorders>
              <w:top w:val="nil"/>
              <w:left w:val="nil"/>
              <w:bottom w:val="single" w:sz="4" w:space="0" w:color="auto"/>
              <w:right w:val="single" w:sz="4" w:space="0" w:color="auto"/>
            </w:tcBorders>
            <w:shd w:val="clear" w:color="auto" w:fill="auto"/>
            <w:noWrap/>
            <w:vAlign w:val="bottom"/>
            <w:hideMark/>
          </w:tcPr>
          <w:p w14:paraId="0023283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460</w:t>
            </w:r>
          </w:p>
        </w:tc>
        <w:tc>
          <w:tcPr>
            <w:tcW w:w="486" w:type="pct"/>
            <w:tcBorders>
              <w:top w:val="nil"/>
              <w:left w:val="nil"/>
              <w:bottom w:val="single" w:sz="4" w:space="0" w:color="auto"/>
              <w:right w:val="single" w:sz="4" w:space="0" w:color="auto"/>
            </w:tcBorders>
            <w:shd w:val="clear" w:color="auto" w:fill="auto"/>
            <w:noWrap/>
            <w:vAlign w:val="bottom"/>
            <w:hideMark/>
          </w:tcPr>
          <w:p w14:paraId="5FCB897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1E64B9BA"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13</w:t>
            </w:r>
          </w:p>
        </w:tc>
        <w:tc>
          <w:tcPr>
            <w:tcW w:w="317" w:type="pct"/>
            <w:tcBorders>
              <w:top w:val="nil"/>
              <w:left w:val="nil"/>
              <w:bottom w:val="single" w:sz="4" w:space="0" w:color="auto"/>
              <w:right w:val="single" w:sz="4" w:space="0" w:color="auto"/>
            </w:tcBorders>
            <w:shd w:val="clear" w:color="auto" w:fill="auto"/>
            <w:noWrap/>
            <w:vAlign w:val="bottom"/>
            <w:hideMark/>
          </w:tcPr>
          <w:p w14:paraId="1935D83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41B52A19"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28</w:t>
            </w:r>
          </w:p>
        </w:tc>
        <w:tc>
          <w:tcPr>
            <w:tcW w:w="492" w:type="pct"/>
            <w:tcBorders>
              <w:top w:val="nil"/>
              <w:left w:val="nil"/>
              <w:bottom w:val="single" w:sz="4" w:space="0" w:color="auto"/>
              <w:right w:val="single" w:sz="4" w:space="0" w:color="auto"/>
            </w:tcBorders>
            <w:shd w:val="clear" w:color="auto" w:fill="auto"/>
            <w:noWrap/>
            <w:vAlign w:val="bottom"/>
            <w:hideMark/>
          </w:tcPr>
          <w:p w14:paraId="5E1CD2AD"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7B87AEAF" w14:textId="77777777" w:rsidTr="00157C6D">
        <w:trPr>
          <w:trHeight w:val="285"/>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17EF2C33"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27</w:t>
            </w:r>
          </w:p>
        </w:tc>
        <w:tc>
          <w:tcPr>
            <w:tcW w:w="1136" w:type="pct"/>
            <w:tcBorders>
              <w:top w:val="nil"/>
              <w:left w:val="nil"/>
              <w:bottom w:val="single" w:sz="4" w:space="0" w:color="auto"/>
              <w:right w:val="single" w:sz="4" w:space="0" w:color="auto"/>
            </w:tcBorders>
            <w:shd w:val="clear" w:color="auto" w:fill="auto"/>
            <w:noWrap/>
            <w:vAlign w:val="bottom"/>
            <w:hideMark/>
          </w:tcPr>
          <w:p w14:paraId="4D7F6BE8"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Tuesday, September 3, 2024</w:t>
            </w:r>
          </w:p>
        </w:tc>
        <w:tc>
          <w:tcPr>
            <w:tcW w:w="230" w:type="pct"/>
            <w:tcBorders>
              <w:top w:val="nil"/>
              <w:left w:val="nil"/>
              <w:bottom w:val="single" w:sz="4" w:space="0" w:color="auto"/>
              <w:right w:val="single" w:sz="4" w:space="0" w:color="auto"/>
            </w:tcBorders>
            <w:shd w:val="clear" w:color="auto" w:fill="auto"/>
            <w:noWrap/>
            <w:vAlign w:val="bottom"/>
            <w:hideMark/>
          </w:tcPr>
          <w:p w14:paraId="2C5B72C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6.87</w:t>
            </w:r>
          </w:p>
        </w:tc>
        <w:tc>
          <w:tcPr>
            <w:tcW w:w="260" w:type="pct"/>
            <w:tcBorders>
              <w:top w:val="nil"/>
              <w:left w:val="nil"/>
              <w:bottom w:val="single" w:sz="4" w:space="0" w:color="auto"/>
              <w:right w:val="single" w:sz="4" w:space="0" w:color="auto"/>
            </w:tcBorders>
            <w:shd w:val="clear" w:color="auto" w:fill="auto"/>
            <w:noWrap/>
            <w:vAlign w:val="bottom"/>
            <w:hideMark/>
          </w:tcPr>
          <w:p w14:paraId="4B4F31C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49</w:t>
            </w:r>
          </w:p>
        </w:tc>
        <w:tc>
          <w:tcPr>
            <w:tcW w:w="298" w:type="pct"/>
            <w:tcBorders>
              <w:top w:val="nil"/>
              <w:left w:val="nil"/>
              <w:bottom w:val="single" w:sz="4" w:space="0" w:color="auto"/>
              <w:right w:val="single" w:sz="4" w:space="0" w:color="auto"/>
            </w:tcBorders>
            <w:shd w:val="clear" w:color="auto" w:fill="auto"/>
            <w:noWrap/>
            <w:vAlign w:val="bottom"/>
            <w:hideMark/>
          </w:tcPr>
          <w:p w14:paraId="3835984E"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81.40</w:t>
            </w:r>
          </w:p>
        </w:tc>
        <w:tc>
          <w:tcPr>
            <w:tcW w:w="410" w:type="pct"/>
            <w:tcBorders>
              <w:top w:val="nil"/>
              <w:left w:val="nil"/>
              <w:bottom w:val="single" w:sz="4" w:space="0" w:color="auto"/>
              <w:right w:val="single" w:sz="4" w:space="0" w:color="auto"/>
            </w:tcBorders>
            <w:shd w:val="clear" w:color="auto" w:fill="auto"/>
            <w:noWrap/>
            <w:vAlign w:val="bottom"/>
            <w:hideMark/>
          </w:tcPr>
          <w:p w14:paraId="7B20A93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492</w:t>
            </w:r>
          </w:p>
        </w:tc>
        <w:tc>
          <w:tcPr>
            <w:tcW w:w="486" w:type="pct"/>
            <w:tcBorders>
              <w:top w:val="nil"/>
              <w:left w:val="nil"/>
              <w:bottom w:val="single" w:sz="4" w:space="0" w:color="auto"/>
              <w:right w:val="single" w:sz="4" w:space="0" w:color="auto"/>
            </w:tcBorders>
            <w:shd w:val="clear" w:color="auto" w:fill="auto"/>
            <w:noWrap/>
            <w:vAlign w:val="bottom"/>
            <w:hideMark/>
          </w:tcPr>
          <w:p w14:paraId="2F08D516"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4" w:space="0" w:color="auto"/>
              <w:right w:val="single" w:sz="4" w:space="0" w:color="auto"/>
            </w:tcBorders>
            <w:shd w:val="clear" w:color="auto" w:fill="auto"/>
            <w:noWrap/>
            <w:vAlign w:val="bottom"/>
            <w:hideMark/>
          </w:tcPr>
          <w:p w14:paraId="00E37DB2"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13</w:t>
            </w:r>
          </w:p>
        </w:tc>
        <w:tc>
          <w:tcPr>
            <w:tcW w:w="317" w:type="pct"/>
            <w:tcBorders>
              <w:top w:val="nil"/>
              <w:left w:val="nil"/>
              <w:bottom w:val="single" w:sz="4" w:space="0" w:color="auto"/>
              <w:right w:val="single" w:sz="4" w:space="0" w:color="auto"/>
            </w:tcBorders>
            <w:shd w:val="clear" w:color="auto" w:fill="auto"/>
            <w:noWrap/>
            <w:vAlign w:val="bottom"/>
            <w:hideMark/>
          </w:tcPr>
          <w:p w14:paraId="3259BAD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4" w:space="0" w:color="auto"/>
              <w:right w:val="single" w:sz="4" w:space="0" w:color="auto"/>
            </w:tcBorders>
            <w:shd w:val="clear" w:color="auto" w:fill="auto"/>
            <w:noWrap/>
            <w:vAlign w:val="bottom"/>
            <w:hideMark/>
          </w:tcPr>
          <w:p w14:paraId="3761347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22</w:t>
            </w:r>
          </w:p>
        </w:tc>
        <w:tc>
          <w:tcPr>
            <w:tcW w:w="492" w:type="pct"/>
            <w:tcBorders>
              <w:top w:val="nil"/>
              <w:left w:val="nil"/>
              <w:bottom w:val="single" w:sz="4" w:space="0" w:color="auto"/>
              <w:right w:val="single" w:sz="4" w:space="0" w:color="auto"/>
            </w:tcBorders>
            <w:shd w:val="clear" w:color="auto" w:fill="auto"/>
            <w:noWrap/>
            <w:vAlign w:val="bottom"/>
            <w:hideMark/>
          </w:tcPr>
          <w:p w14:paraId="27261887"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r w:rsidR="00157C6D" w:rsidRPr="00157C6D" w14:paraId="16E851DC" w14:textId="77777777" w:rsidTr="00157C6D">
        <w:trPr>
          <w:trHeight w:val="293"/>
        </w:trPr>
        <w:tc>
          <w:tcPr>
            <w:tcW w:w="381" w:type="pct"/>
            <w:tcBorders>
              <w:top w:val="nil"/>
              <w:left w:val="single" w:sz="4" w:space="0" w:color="auto"/>
              <w:bottom w:val="single" w:sz="4" w:space="0" w:color="auto"/>
              <w:right w:val="single" w:sz="4" w:space="0" w:color="auto"/>
            </w:tcBorders>
            <w:shd w:val="clear" w:color="auto" w:fill="auto"/>
            <w:noWrap/>
            <w:vAlign w:val="center"/>
            <w:hideMark/>
          </w:tcPr>
          <w:p w14:paraId="1F455FE5" w14:textId="77777777" w:rsidR="00157C6D" w:rsidRPr="00157C6D" w:rsidRDefault="00157C6D" w:rsidP="00157C6D">
            <w:pPr>
              <w:spacing w:line="240" w:lineRule="auto"/>
              <w:jc w:val="center"/>
              <w:rPr>
                <w:rFonts w:eastAsia="Times New Roman" w:cs="Calibri"/>
                <w:b/>
                <w:bCs/>
                <w:color w:val="C00000"/>
                <w:sz w:val="20"/>
                <w:szCs w:val="20"/>
              </w:rPr>
            </w:pPr>
            <w:r w:rsidRPr="00157C6D">
              <w:rPr>
                <w:rFonts w:eastAsia="Times New Roman" w:cs="Calibri"/>
                <w:b/>
                <w:bCs/>
                <w:color w:val="C00000"/>
                <w:sz w:val="20"/>
                <w:szCs w:val="20"/>
              </w:rPr>
              <w:t>28</w:t>
            </w:r>
          </w:p>
        </w:tc>
        <w:tc>
          <w:tcPr>
            <w:tcW w:w="1136" w:type="pct"/>
            <w:tcBorders>
              <w:top w:val="nil"/>
              <w:left w:val="nil"/>
              <w:bottom w:val="single" w:sz="8" w:space="0" w:color="auto"/>
              <w:right w:val="single" w:sz="4" w:space="0" w:color="auto"/>
            </w:tcBorders>
            <w:shd w:val="clear" w:color="auto" w:fill="auto"/>
            <w:noWrap/>
            <w:vAlign w:val="bottom"/>
            <w:hideMark/>
          </w:tcPr>
          <w:p w14:paraId="437C9275" w14:textId="77777777" w:rsidR="00157C6D" w:rsidRPr="00157C6D" w:rsidRDefault="00157C6D" w:rsidP="00157C6D">
            <w:pPr>
              <w:spacing w:line="240" w:lineRule="auto"/>
              <w:rPr>
                <w:rFonts w:eastAsia="Times New Roman" w:cs="Calibri"/>
                <w:b/>
                <w:bCs/>
                <w:color w:val="000000"/>
                <w:sz w:val="20"/>
                <w:szCs w:val="20"/>
              </w:rPr>
            </w:pPr>
            <w:r w:rsidRPr="00157C6D">
              <w:rPr>
                <w:rFonts w:eastAsia="Times New Roman" w:cs="Calibri"/>
                <w:b/>
                <w:bCs/>
                <w:color w:val="000000"/>
                <w:sz w:val="20"/>
                <w:szCs w:val="20"/>
              </w:rPr>
              <w:t>Wednesday, September 4, 2024</w:t>
            </w:r>
          </w:p>
        </w:tc>
        <w:tc>
          <w:tcPr>
            <w:tcW w:w="230" w:type="pct"/>
            <w:tcBorders>
              <w:top w:val="nil"/>
              <w:left w:val="nil"/>
              <w:bottom w:val="single" w:sz="8" w:space="0" w:color="auto"/>
              <w:right w:val="single" w:sz="4" w:space="0" w:color="auto"/>
            </w:tcBorders>
            <w:shd w:val="clear" w:color="auto" w:fill="auto"/>
            <w:noWrap/>
            <w:vAlign w:val="bottom"/>
            <w:hideMark/>
          </w:tcPr>
          <w:p w14:paraId="1D0B6A2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6.80</w:t>
            </w:r>
          </w:p>
        </w:tc>
        <w:tc>
          <w:tcPr>
            <w:tcW w:w="260" w:type="pct"/>
            <w:tcBorders>
              <w:top w:val="nil"/>
              <w:left w:val="nil"/>
              <w:bottom w:val="single" w:sz="8" w:space="0" w:color="auto"/>
              <w:right w:val="single" w:sz="4" w:space="0" w:color="auto"/>
            </w:tcBorders>
            <w:shd w:val="clear" w:color="auto" w:fill="auto"/>
            <w:noWrap/>
            <w:vAlign w:val="bottom"/>
            <w:hideMark/>
          </w:tcPr>
          <w:p w14:paraId="59F4E16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64</w:t>
            </w:r>
          </w:p>
        </w:tc>
        <w:tc>
          <w:tcPr>
            <w:tcW w:w="298" w:type="pct"/>
            <w:tcBorders>
              <w:top w:val="nil"/>
              <w:left w:val="nil"/>
              <w:bottom w:val="single" w:sz="8" w:space="0" w:color="auto"/>
              <w:right w:val="single" w:sz="4" w:space="0" w:color="auto"/>
            </w:tcBorders>
            <w:shd w:val="clear" w:color="auto" w:fill="auto"/>
            <w:noWrap/>
            <w:vAlign w:val="bottom"/>
            <w:hideMark/>
          </w:tcPr>
          <w:p w14:paraId="22779724"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79.80</w:t>
            </w:r>
          </w:p>
        </w:tc>
        <w:tc>
          <w:tcPr>
            <w:tcW w:w="410" w:type="pct"/>
            <w:tcBorders>
              <w:top w:val="nil"/>
              <w:left w:val="nil"/>
              <w:bottom w:val="single" w:sz="8" w:space="0" w:color="auto"/>
              <w:right w:val="single" w:sz="4" w:space="0" w:color="auto"/>
            </w:tcBorders>
            <w:shd w:val="clear" w:color="auto" w:fill="auto"/>
            <w:noWrap/>
            <w:vAlign w:val="bottom"/>
            <w:hideMark/>
          </w:tcPr>
          <w:p w14:paraId="60EE0370"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535</w:t>
            </w:r>
          </w:p>
        </w:tc>
        <w:tc>
          <w:tcPr>
            <w:tcW w:w="486" w:type="pct"/>
            <w:tcBorders>
              <w:top w:val="nil"/>
              <w:left w:val="nil"/>
              <w:bottom w:val="single" w:sz="8" w:space="0" w:color="auto"/>
              <w:right w:val="single" w:sz="4" w:space="0" w:color="auto"/>
            </w:tcBorders>
            <w:shd w:val="clear" w:color="auto" w:fill="auto"/>
            <w:noWrap/>
            <w:vAlign w:val="bottom"/>
            <w:hideMark/>
          </w:tcPr>
          <w:p w14:paraId="2606C4D8"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180</w:t>
            </w:r>
          </w:p>
        </w:tc>
        <w:tc>
          <w:tcPr>
            <w:tcW w:w="522" w:type="pct"/>
            <w:tcBorders>
              <w:top w:val="nil"/>
              <w:left w:val="nil"/>
              <w:bottom w:val="single" w:sz="8" w:space="0" w:color="auto"/>
              <w:right w:val="single" w:sz="4" w:space="0" w:color="auto"/>
            </w:tcBorders>
            <w:shd w:val="clear" w:color="auto" w:fill="auto"/>
            <w:noWrap/>
            <w:vAlign w:val="bottom"/>
            <w:hideMark/>
          </w:tcPr>
          <w:p w14:paraId="6CBA4E2F"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14</w:t>
            </w:r>
          </w:p>
        </w:tc>
        <w:tc>
          <w:tcPr>
            <w:tcW w:w="317" w:type="pct"/>
            <w:tcBorders>
              <w:top w:val="nil"/>
              <w:left w:val="nil"/>
              <w:bottom w:val="single" w:sz="8" w:space="0" w:color="auto"/>
              <w:right w:val="single" w:sz="4" w:space="0" w:color="auto"/>
            </w:tcBorders>
            <w:shd w:val="clear" w:color="auto" w:fill="auto"/>
            <w:noWrap/>
            <w:vAlign w:val="bottom"/>
            <w:hideMark/>
          </w:tcPr>
          <w:p w14:paraId="4256585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0</w:t>
            </w:r>
          </w:p>
        </w:tc>
        <w:tc>
          <w:tcPr>
            <w:tcW w:w="468" w:type="pct"/>
            <w:tcBorders>
              <w:top w:val="nil"/>
              <w:left w:val="nil"/>
              <w:bottom w:val="single" w:sz="8" w:space="0" w:color="auto"/>
              <w:right w:val="single" w:sz="4" w:space="0" w:color="auto"/>
            </w:tcBorders>
            <w:shd w:val="clear" w:color="auto" w:fill="auto"/>
            <w:noWrap/>
            <w:vAlign w:val="bottom"/>
            <w:hideMark/>
          </w:tcPr>
          <w:p w14:paraId="0588A1DC"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24</w:t>
            </w:r>
          </w:p>
        </w:tc>
        <w:tc>
          <w:tcPr>
            <w:tcW w:w="492" w:type="pct"/>
            <w:tcBorders>
              <w:top w:val="nil"/>
              <w:left w:val="nil"/>
              <w:bottom w:val="single" w:sz="8" w:space="0" w:color="auto"/>
              <w:right w:val="single" w:sz="4" w:space="0" w:color="auto"/>
            </w:tcBorders>
            <w:shd w:val="clear" w:color="auto" w:fill="auto"/>
            <w:noWrap/>
            <w:vAlign w:val="bottom"/>
            <w:hideMark/>
          </w:tcPr>
          <w:p w14:paraId="65B61FA1" w14:textId="77777777" w:rsidR="00157C6D" w:rsidRPr="00157C6D" w:rsidRDefault="00157C6D" w:rsidP="00157C6D">
            <w:pPr>
              <w:spacing w:line="240" w:lineRule="auto"/>
              <w:jc w:val="center"/>
              <w:rPr>
                <w:rFonts w:eastAsia="Times New Roman" w:cs="Calibri"/>
                <w:color w:val="000000"/>
                <w:sz w:val="20"/>
                <w:szCs w:val="20"/>
              </w:rPr>
            </w:pPr>
            <w:r w:rsidRPr="00157C6D">
              <w:rPr>
                <w:rFonts w:eastAsia="Times New Roman" w:cs="Calibri"/>
                <w:color w:val="000000"/>
                <w:sz w:val="20"/>
                <w:szCs w:val="20"/>
              </w:rPr>
              <w:t>1</w:t>
            </w:r>
          </w:p>
        </w:tc>
      </w:tr>
    </w:tbl>
    <w:p w14:paraId="28DC183C" w14:textId="77777777" w:rsidR="00AE5505" w:rsidRDefault="00AE5505" w:rsidP="0037741D"/>
    <w:p w14:paraId="0B0FFC8B" w14:textId="5D71251B" w:rsidR="00A25FA4" w:rsidRPr="00AE5505" w:rsidRDefault="00A25FA4" w:rsidP="00A25FA4">
      <w:pPr>
        <w:jc w:val="center"/>
        <w:rPr>
          <w:b/>
          <w:bCs/>
        </w:rPr>
      </w:pPr>
      <w:r w:rsidRPr="00AE5505">
        <w:rPr>
          <w:b/>
          <w:bCs/>
        </w:rPr>
        <w:t>Table B-</w:t>
      </w:r>
      <w:r>
        <w:rPr>
          <w:b/>
          <w:bCs/>
        </w:rPr>
        <w:t>3</w:t>
      </w:r>
      <w:r w:rsidRPr="00AE5505">
        <w:rPr>
          <w:b/>
          <w:bCs/>
        </w:rPr>
        <w:t xml:space="preserve">. Summary of </w:t>
      </w:r>
      <w:r>
        <w:rPr>
          <w:b/>
          <w:bCs/>
        </w:rPr>
        <w:t xml:space="preserve">Water Quality </w:t>
      </w:r>
      <w:r w:rsidR="00D14184">
        <w:rPr>
          <w:b/>
          <w:bCs/>
        </w:rPr>
        <w:t>Entering Sump</w:t>
      </w:r>
      <w:r>
        <w:rPr>
          <w:b/>
          <w:bCs/>
        </w:rPr>
        <w:t xml:space="preserve"> (</w:t>
      </w:r>
      <w:r w:rsidR="00D14184">
        <w:rPr>
          <w:b/>
          <w:bCs/>
        </w:rPr>
        <w:t>downstream of separator</w:t>
      </w:r>
      <w:r>
        <w:rPr>
          <w:b/>
          <w:bCs/>
        </w:rPr>
        <w:t>)</w:t>
      </w:r>
    </w:p>
    <w:p w14:paraId="2779F292" w14:textId="77777777" w:rsidR="00A25FA4" w:rsidRDefault="00A25FA4" w:rsidP="0037741D"/>
    <w:tbl>
      <w:tblPr>
        <w:tblW w:w="5000" w:type="pct"/>
        <w:tblLook w:val="04A0" w:firstRow="1" w:lastRow="0" w:firstColumn="1" w:lastColumn="0" w:noHBand="0" w:noVBand="1"/>
      </w:tblPr>
      <w:tblGrid>
        <w:gridCol w:w="915"/>
        <w:gridCol w:w="3198"/>
        <w:gridCol w:w="915"/>
        <w:gridCol w:w="916"/>
        <w:gridCol w:w="916"/>
        <w:gridCol w:w="939"/>
        <w:gridCol w:w="1079"/>
        <w:gridCol w:w="1053"/>
        <w:gridCol w:w="893"/>
        <w:gridCol w:w="1046"/>
        <w:gridCol w:w="1090"/>
      </w:tblGrid>
      <w:tr w:rsidR="00AD741E" w:rsidRPr="00AD741E" w14:paraId="0408A92E" w14:textId="77777777" w:rsidTr="00B45273">
        <w:trPr>
          <w:trHeight w:val="293"/>
        </w:trPr>
        <w:tc>
          <w:tcPr>
            <w:tcW w:w="368" w:type="pct"/>
            <w:tcBorders>
              <w:top w:val="nil"/>
              <w:left w:val="nil"/>
              <w:bottom w:val="nil"/>
              <w:right w:val="nil"/>
            </w:tcBorders>
            <w:shd w:val="clear" w:color="auto" w:fill="auto"/>
            <w:noWrap/>
            <w:vAlign w:val="bottom"/>
            <w:hideMark/>
          </w:tcPr>
          <w:p w14:paraId="4DB78A23" w14:textId="77777777" w:rsidR="00AD741E" w:rsidRPr="00AD741E" w:rsidRDefault="00AD741E" w:rsidP="00AD741E">
            <w:pPr>
              <w:spacing w:line="240" w:lineRule="auto"/>
              <w:rPr>
                <w:rFonts w:ascii="Times New Roman" w:eastAsia="Times New Roman" w:hAnsi="Times New Roman" w:cs="Times New Roman"/>
                <w:szCs w:val="20"/>
              </w:rPr>
            </w:pPr>
          </w:p>
        </w:tc>
        <w:tc>
          <w:tcPr>
            <w:tcW w:w="1249" w:type="pct"/>
            <w:tcBorders>
              <w:top w:val="nil"/>
              <w:left w:val="nil"/>
              <w:bottom w:val="nil"/>
              <w:right w:val="nil"/>
            </w:tcBorders>
            <w:shd w:val="clear" w:color="auto" w:fill="auto"/>
            <w:noWrap/>
            <w:vAlign w:val="bottom"/>
            <w:hideMark/>
          </w:tcPr>
          <w:p w14:paraId="153B3BC1" w14:textId="77777777" w:rsidR="00AD741E" w:rsidRPr="00AD741E" w:rsidRDefault="00AD741E" w:rsidP="00AD741E">
            <w:pPr>
              <w:spacing w:line="240" w:lineRule="auto"/>
              <w:rPr>
                <w:rFonts w:ascii="Times New Roman" w:eastAsia="Times New Roman" w:hAnsi="Times New Roman" w:cs="Times New Roman"/>
                <w:sz w:val="20"/>
                <w:szCs w:val="20"/>
              </w:rPr>
            </w:pPr>
          </w:p>
        </w:tc>
        <w:tc>
          <w:tcPr>
            <w:tcW w:w="368" w:type="pct"/>
            <w:tcBorders>
              <w:top w:val="nil"/>
              <w:left w:val="nil"/>
              <w:bottom w:val="nil"/>
              <w:right w:val="nil"/>
            </w:tcBorders>
            <w:shd w:val="clear" w:color="auto" w:fill="auto"/>
            <w:noWrap/>
            <w:vAlign w:val="bottom"/>
            <w:hideMark/>
          </w:tcPr>
          <w:p w14:paraId="1C702931" w14:textId="77777777" w:rsidR="00AD741E" w:rsidRPr="00AD741E" w:rsidRDefault="00AD741E" w:rsidP="00AD741E">
            <w:pPr>
              <w:spacing w:line="240" w:lineRule="auto"/>
              <w:rPr>
                <w:rFonts w:ascii="Times New Roman" w:eastAsia="Times New Roman" w:hAnsi="Times New Roman" w:cs="Times New Roman"/>
                <w:sz w:val="20"/>
                <w:szCs w:val="20"/>
              </w:rPr>
            </w:pPr>
          </w:p>
        </w:tc>
        <w:tc>
          <w:tcPr>
            <w:tcW w:w="368" w:type="pct"/>
            <w:tcBorders>
              <w:top w:val="nil"/>
              <w:left w:val="nil"/>
              <w:bottom w:val="nil"/>
              <w:right w:val="nil"/>
            </w:tcBorders>
            <w:shd w:val="clear" w:color="auto" w:fill="auto"/>
            <w:noWrap/>
            <w:vAlign w:val="bottom"/>
            <w:hideMark/>
          </w:tcPr>
          <w:p w14:paraId="15E8FA9F"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c>
          <w:tcPr>
            <w:tcW w:w="368" w:type="pct"/>
            <w:tcBorders>
              <w:top w:val="nil"/>
              <w:left w:val="nil"/>
              <w:bottom w:val="nil"/>
              <w:right w:val="nil"/>
            </w:tcBorders>
            <w:shd w:val="clear" w:color="auto" w:fill="auto"/>
            <w:noWrap/>
            <w:vAlign w:val="bottom"/>
            <w:hideMark/>
          </w:tcPr>
          <w:p w14:paraId="25E3539F"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c>
          <w:tcPr>
            <w:tcW w:w="368" w:type="pct"/>
            <w:tcBorders>
              <w:top w:val="nil"/>
              <w:left w:val="nil"/>
              <w:bottom w:val="nil"/>
              <w:right w:val="nil"/>
            </w:tcBorders>
            <w:shd w:val="clear" w:color="auto" w:fill="auto"/>
            <w:noWrap/>
            <w:vAlign w:val="bottom"/>
            <w:hideMark/>
          </w:tcPr>
          <w:p w14:paraId="1D0BB489"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c>
          <w:tcPr>
            <w:tcW w:w="390" w:type="pct"/>
            <w:tcBorders>
              <w:top w:val="nil"/>
              <w:left w:val="nil"/>
              <w:bottom w:val="nil"/>
              <w:right w:val="nil"/>
            </w:tcBorders>
            <w:shd w:val="clear" w:color="auto" w:fill="auto"/>
            <w:noWrap/>
            <w:vAlign w:val="bottom"/>
            <w:hideMark/>
          </w:tcPr>
          <w:p w14:paraId="6519A0F7"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c>
          <w:tcPr>
            <w:tcW w:w="380" w:type="pct"/>
            <w:tcBorders>
              <w:top w:val="nil"/>
              <w:left w:val="nil"/>
              <w:bottom w:val="nil"/>
              <w:right w:val="nil"/>
            </w:tcBorders>
            <w:shd w:val="clear" w:color="auto" w:fill="auto"/>
            <w:noWrap/>
            <w:vAlign w:val="bottom"/>
            <w:hideMark/>
          </w:tcPr>
          <w:p w14:paraId="23412296"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c>
          <w:tcPr>
            <w:tcW w:w="368" w:type="pct"/>
            <w:tcBorders>
              <w:top w:val="nil"/>
              <w:left w:val="nil"/>
              <w:bottom w:val="nil"/>
              <w:right w:val="nil"/>
            </w:tcBorders>
            <w:shd w:val="clear" w:color="auto" w:fill="auto"/>
            <w:noWrap/>
            <w:vAlign w:val="bottom"/>
            <w:hideMark/>
          </w:tcPr>
          <w:p w14:paraId="14D89BD4"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c>
          <w:tcPr>
            <w:tcW w:w="378" w:type="pct"/>
            <w:tcBorders>
              <w:top w:val="nil"/>
              <w:left w:val="nil"/>
              <w:bottom w:val="nil"/>
              <w:right w:val="nil"/>
            </w:tcBorders>
            <w:shd w:val="clear" w:color="auto" w:fill="auto"/>
            <w:noWrap/>
            <w:vAlign w:val="bottom"/>
            <w:hideMark/>
          </w:tcPr>
          <w:p w14:paraId="54DEC47E"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c>
          <w:tcPr>
            <w:tcW w:w="394" w:type="pct"/>
            <w:tcBorders>
              <w:top w:val="nil"/>
              <w:left w:val="nil"/>
              <w:bottom w:val="nil"/>
              <w:right w:val="nil"/>
            </w:tcBorders>
            <w:shd w:val="clear" w:color="auto" w:fill="auto"/>
            <w:noWrap/>
            <w:vAlign w:val="bottom"/>
            <w:hideMark/>
          </w:tcPr>
          <w:p w14:paraId="0125039F"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r>
      <w:tr w:rsidR="00AD741E" w:rsidRPr="00AD741E" w14:paraId="6137DAEE" w14:textId="77777777" w:rsidTr="00B45273">
        <w:trPr>
          <w:trHeight w:val="293"/>
        </w:trPr>
        <w:tc>
          <w:tcPr>
            <w:tcW w:w="368" w:type="pct"/>
            <w:tcBorders>
              <w:top w:val="nil"/>
              <w:left w:val="nil"/>
              <w:bottom w:val="nil"/>
              <w:right w:val="nil"/>
            </w:tcBorders>
            <w:shd w:val="clear" w:color="auto" w:fill="auto"/>
            <w:noWrap/>
            <w:vAlign w:val="center"/>
            <w:hideMark/>
          </w:tcPr>
          <w:p w14:paraId="5B4F08F3" w14:textId="77777777" w:rsidR="00AD741E" w:rsidRPr="00AD741E" w:rsidRDefault="00AD741E" w:rsidP="00AD741E">
            <w:pPr>
              <w:spacing w:line="240" w:lineRule="auto"/>
              <w:jc w:val="center"/>
              <w:rPr>
                <w:rFonts w:ascii="Times New Roman" w:eastAsia="Times New Roman" w:hAnsi="Times New Roman" w:cs="Times New Roman"/>
                <w:sz w:val="20"/>
                <w:szCs w:val="20"/>
              </w:rPr>
            </w:pPr>
          </w:p>
        </w:tc>
        <w:tc>
          <w:tcPr>
            <w:tcW w:w="1249" w:type="pct"/>
            <w:tcBorders>
              <w:top w:val="single" w:sz="8" w:space="0" w:color="auto"/>
              <w:left w:val="single" w:sz="8" w:space="0" w:color="auto"/>
              <w:bottom w:val="nil"/>
              <w:right w:val="single" w:sz="4" w:space="0" w:color="auto"/>
            </w:tcBorders>
            <w:shd w:val="clear" w:color="000000" w:fill="8EA9DB"/>
            <w:noWrap/>
            <w:vAlign w:val="bottom"/>
            <w:hideMark/>
          </w:tcPr>
          <w:p w14:paraId="0217434E" w14:textId="77777777" w:rsidR="00AD741E" w:rsidRPr="00AD741E" w:rsidRDefault="00AD741E" w:rsidP="00AD741E">
            <w:pPr>
              <w:spacing w:line="240" w:lineRule="auto"/>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382" w:type="pct"/>
            <w:gridSpan w:val="9"/>
            <w:tcBorders>
              <w:top w:val="single" w:sz="8" w:space="0" w:color="auto"/>
              <w:left w:val="nil"/>
              <w:bottom w:val="single" w:sz="8" w:space="0" w:color="auto"/>
              <w:right w:val="single" w:sz="8" w:space="0" w:color="000000"/>
            </w:tcBorders>
            <w:shd w:val="clear" w:color="000000" w:fill="F4B084"/>
            <w:noWrap/>
            <w:vAlign w:val="bottom"/>
            <w:hideMark/>
          </w:tcPr>
          <w:p w14:paraId="517DC693"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Outlet of the Geothermal Separator</w:t>
            </w:r>
          </w:p>
        </w:tc>
      </w:tr>
      <w:tr w:rsidR="00B45273" w:rsidRPr="00AD741E" w14:paraId="1F0A7B18" w14:textId="77777777" w:rsidTr="00B45273">
        <w:trPr>
          <w:trHeight w:val="285"/>
        </w:trPr>
        <w:tc>
          <w:tcPr>
            <w:tcW w:w="368" w:type="pct"/>
            <w:tcBorders>
              <w:top w:val="nil"/>
              <w:left w:val="nil"/>
              <w:bottom w:val="nil"/>
              <w:right w:val="nil"/>
            </w:tcBorders>
            <w:shd w:val="clear" w:color="auto" w:fill="auto"/>
            <w:noWrap/>
            <w:vAlign w:val="center"/>
            <w:hideMark/>
          </w:tcPr>
          <w:p w14:paraId="36D6D206" w14:textId="77777777" w:rsidR="00AD741E" w:rsidRPr="00AD741E" w:rsidRDefault="00AD741E" w:rsidP="00AD741E">
            <w:pPr>
              <w:spacing w:line="240" w:lineRule="auto"/>
              <w:jc w:val="center"/>
              <w:rPr>
                <w:rFonts w:ascii="Calibri" w:eastAsia="Times New Roman" w:hAnsi="Calibri" w:cs="Calibri"/>
                <w:b/>
                <w:bCs/>
                <w:color w:val="000000"/>
                <w:sz w:val="22"/>
              </w:rPr>
            </w:pPr>
          </w:p>
        </w:tc>
        <w:tc>
          <w:tcPr>
            <w:tcW w:w="1249" w:type="pct"/>
            <w:tcBorders>
              <w:top w:val="nil"/>
              <w:left w:val="single" w:sz="8" w:space="0" w:color="auto"/>
              <w:bottom w:val="nil"/>
              <w:right w:val="single" w:sz="4" w:space="0" w:color="auto"/>
            </w:tcBorders>
            <w:shd w:val="clear" w:color="000000" w:fill="8EA9DB"/>
            <w:noWrap/>
            <w:vAlign w:val="bottom"/>
            <w:hideMark/>
          </w:tcPr>
          <w:p w14:paraId="6A4409CB" w14:textId="77777777" w:rsidR="00AD741E" w:rsidRPr="00AD741E" w:rsidRDefault="00AD741E" w:rsidP="00AD741E">
            <w:pPr>
              <w:spacing w:line="240" w:lineRule="auto"/>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68" w:type="pct"/>
            <w:tcBorders>
              <w:top w:val="nil"/>
              <w:left w:val="nil"/>
              <w:bottom w:val="nil"/>
              <w:right w:val="single" w:sz="4" w:space="0" w:color="auto"/>
            </w:tcBorders>
            <w:shd w:val="clear" w:color="000000" w:fill="8EA9DB"/>
            <w:noWrap/>
            <w:vAlign w:val="center"/>
            <w:hideMark/>
          </w:tcPr>
          <w:p w14:paraId="4F3893E0"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 </w:t>
            </w:r>
          </w:p>
        </w:tc>
        <w:tc>
          <w:tcPr>
            <w:tcW w:w="368" w:type="pct"/>
            <w:tcBorders>
              <w:top w:val="nil"/>
              <w:left w:val="nil"/>
              <w:bottom w:val="nil"/>
              <w:right w:val="single" w:sz="4" w:space="0" w:color="auto"/>
            </w:tcBorders>
            <w:shd w:val="clear" w:color="000000" w:fill="8EA9DB"/>
            <w:noWrap/>
            <w:vAlign w:val="center"/>
            <w:hideMark/>
          </w:tcPr>
          <w:p w14:paraId="488DDE21"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 </w:t>
            </w:r>
          </w:p>
        </w:tc>
        <w:tc>
          <w:tcPr>
            <w:tcW w:w="368" w:type="pct"/>
            <w:tcBorders>
              <w:top w:val="nil"/>
              <w:left w:val="nil"/>
              <w:bottom w:val="nil"/>
              <w:right w:val="single" w:sz="4" w:space="0" w:color="auto"/>
            </w:tcBorders>
            <w:shd w:val="clear" w:color="000000" w:fill="8EA9DB"/>
            <w:noWrap/>
            <w:vAlign w:val="center"/>
            <w:hideMark/>
          </w:tcPr>
          <w:p w14:paraId="058F6518"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 </w:t>
            </w:r>
          </w:p>
        </w:tc>
        <w:tc>
          <w:tcPr>
            <w:tcW w:w="368" w:type="pct"/>
            <w:tcBorders>
              <w:top w:val="nil"/>
              <w:left w:val="nil"/>
              <w:bottom w:val="nil"/>
              <w:right w:val="single" w:sz="4" w:space="0" w:color="auto"/>
            </w:tcBorders>
            <w:shd w:val="clear" w:color="000000" w:fill="8EA9DB"/>
            <w:noWrap/>
            <w:vAlign w:val="center"/>
            <w:hideMark/>
          </w:tcPr>
          <w:p w14:paraId="6925F9AC"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 </w:t>
            </w:r>
          </w:p>
        </w:tc>
        <w:tc>
          <w:tcPr>
            <w:tcW w:w="390" w:type="pct"/>
            <w:tcBorders>
              <w:top w:val="nil"/>
              <w:left w:val="nil"/>
              <w:bottom w:val="nil"/>
              <w:right w:val="single" w:sz="4" w:space="0" w:color="auto"/>
            </w:tcBorders>
            <w:shd w:val="clear" w:color="000000" w:fill="8EA9DB"/>
            <w:noWrap/>
            <w:vAlign w:val="center"/>
            <w:hideMark/>
          </w:tcPr>
          <w:p w14:paraId="70E81EE9"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Total</w:t>
            </w:r>
          </w:p>
        </w:tc>
        <w:tc>
          <w:tcPr>
            <w:tcW w:w="380" w:type="pct"/>
            <w:tcBorders>
              <w:top w:val="nil"/>
              <w:left w:val="nil"/>
              <w:bottom w:val="nil"/>
              <w:right w:val="single" w:sz="4" w:space="0" w:color="auto"/>
            </w:tcBorders>
            <w:shd w:val="clear" w:color="000000" w:fill="8EA9DB"/>
            <w:noWrap/>
            <w:vAlign w:val="bottom"/>
            <w:hideMark/>
          </w:tcPr>
          <w:p w14:paraId="13F6D246" w14:textId="77777777" w:rsidR="00AD741E" w:rsidRPr="00AD741E" w:rsidRDefault="00AD741E" w:rsidP="00AD741E">
            <w:pPr>
              <w:spacing w:line="240" w:lineRule="auto"/>
              <w:jc w:val="center"/>
              <w:rPr>
                <w:rFonts w:ascii="Calibri" w:eastAsia="Times New Roman" w:hAnsi="Calibri" w:cs="Calibri"/>
                <w:color w:val="000000"/>
                <w:sz w:val="16"/>
                <w:szCs w:val="16"/>
              </w:rPr>
            </w:pPr>
            <w:r w:rsidRPr="00AD741E">
              <w:rPr>
                <w:rFonts w:ascii="Calibri" w:eastAsia="Times New Roman" w:hAnsi="Calibri" w:cs="Calibri"/>
                <w:color w:val="000000"/>
                <w:sz w:val="16"/>
                <w:szCs w:val="16"/>
              </w:rPr>
              <w:t> </w:t>
            </w:r>
          </w:p>
        </w:tc>
        <w:tc>
          <w:tcPr>
            <w:tcW w:w="368" w:type="pct"/>
            <w:tcBorders>
              <w:top w:val="nil"/>
              <w:left w:val="nil"/>
              <w:bottom w:val="nil"/>
              <w:right w:val="single" w:sz="4" w:space="0" w:color="auto"/>
            </w:tcBorders>
            <w:shd w:val="clear" w:color="000000" w:fill="8EA9DB"/>
            <w:noWrap/>
            <w:vAlign w:val="bottom"/>
            <w:hideMark/>
          </w:tcPr>
          <w:p w14:paraId="7EED843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78" w:type="pct"/>
            <w:tcBorders>
              <w:top w:val="nil"/>
              <w:left w:val="nil"/>
              <w:bottom w:val="nil"/>
              <w:right w:val="single" w:sz="4" w:space="0" w:color="auto"/>
            </w:tcBorders>
            <w:shd w:val="clear" w:color="000000" w:fill="8EA9DB"/>
            <w:noWrap/>
            <w:vAlign w:val="bottom"/>
            <w:hideMark/>
          </w:tcPr>
          <w:p w14:paraId="78F557E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94" w:type="pct"/>
            <w:tcBorders>
              <w:top w:val="nil"/>
              <w:left w:val="nil"/>
              <w:bottom w:val="nil"/>
              <w:right w:val="single" w:sz="8" w:space="0" w:color="auto"/>
            </w:tcBorders>
            <w:shd w:val="clear" w:color="000000" w:fill="8EA9DB"/>
            <w:noWrap/>
            <w:vAlign w:val="center"/>
            <w:hideMark/>
          </w:tcPr>
          <w:p w14:paraId="773A9F9E"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Dissolved</w:t>
            </w:r>
          </w:p>
        </w:tc>
      </w:tr>
      <w:tr w:rsidR="00B45273" w:rsidRPr="00AD741E" w14:paraId="149BE411" w14:textId="77777777" w:rsidTr="00B45273">
        <w:trPr>
          <w:trHeight w:val="285"/>
        </w:trPr>
        <w:tc>
          <w:tcPr>
            <w:tcW w:w="368" w:type="pct"/>
            <w:tcBorders>
              <w:top w:val="nil"/>
              <w:left w:val="nil"/>
              <w:bottom w:val="nil"/>
              <w:right w:val="nil"/>
            </w:tcBorders>
            <w:shd w:val="clear" w:color="auto" w:fill="auto"/>
            <w:noWrap/>
            <w:vAlign w:val="center"/>
            <w:hideMark/>
          </w:tcPr>
          <w:p w14:paraId="70210395" w14:textId="77777777" w:rsidR="00AD741E" w:rsidRPr="00AD741E" w:rsidRDefault="00AD741E" w:rsidP="00AD741E">
            <w:pPr>
              <w:spacing w:line="240" w:lineRule="auto"/>
              <w:jc w:val="center"/>
              <w:rPr>
                <w:rFonts w:ascii="Calibri" w:eastAsia="Times New Roman" w:hAnsi="Calibri" w:cs="Calibri"/>
                <w:b/>
                <w:bCs/>
                <w:color w:val="000000"/>
                <w:sz w:val="22"/>
              </w:rPr>
            </w:pPr>
          </w:p>
        </w:tc>
        <w:tc>
          <w:tcPr>
            <w:tcW w:w="1249" w:type="pct"/>
            <w:tcBorders>
              <w:top w:val="nil"/>
              <w:left w:val="single" w:sz="8" w:space="0" w:color="auto"/>
              <w:bottom w:val="nil"/>
              <w:right w:val="single" w:sz="4" w:space="0" w:color="auto"/>
            </w:tcBorders>
            <w:shd w:val="clear" w:color="000000" w:fill="8EA9DB"/>
            <w:noWrap/>
            <w:vAlign w:val="center"/>
            <w:hideMark/>
          </w:tcPr>
          <w:p w14:paraId="3D93705A"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Day &amp; Date</w:t>
            </w:r>
          </w:p>
        </w:tc>
        <w:tc>
          <w:tcPr>
            <w:tcW w:w="368" w:type="pct"/>
            <w:tcBorders>
              <w:top w:val="nil"/>
              <w:left w:val="nil"/>
              <w:bottom w:val="nil"/>
              <w:right w:val="single" w:sz="4" w:space="0" w:color="auto"/>
            </w:tcBorders>
            <w:shd w:val="clear" w:color="000000" w:fill="8EA9DB"/>
            <w:noWrap/>
            <w:vAlign w:val="center"/>
            <w:hideMark/>
          </w:tcPr>
          <w:p w14:paraId="5C4A0509"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pH</w:t>
            </w:r>
          </w:p>
        </w:tc>
        <w:tc>
          <w:tcPr>
            <w:tcW w:w="368" w:type="pct"/>
            <w:tcBorders>
              <w:top w:val="nil"/>
              <w:left w:val="nil"/>
              <w:bottom w:val="nil"/>
              <w:right w:val="single" w:sz="4" w:space="0" w:color="auto"/>
            </w:tcBorders>
            <w:shd w:val="clear" w:color="000000" w:fill="8EA9DB"/>
            <w:noWrap/>
            <w:vAlign w:val="center"/>
            <w:hideMark/>
          </w:tcPr>
          <w:p w14:paraId="1EB00A08"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ORP</w:t>
            </w:r>
          </w:p>
        </w:tc>
        <w:tc>
          <w:tcPr>
            <w:tcW w:w="368" w:type="pct"/>
            <w:tcBorders>
              <w:top w:val="nil"/>
              <w:left w:val="nil"/>
              <w:bottom w:val="nil"/>
              <w:right w:val="single" w:sz="4" w:space="0" w:color="auto"/>
            </w:tcBorders>
            <w:shd w:val="clear" w:color="000000" w:fill="8EA9DB"/>
            <w:noWrap/>
            <w:vAlign w:val="center"/>
            <w:hideMark/>
          </w:tcPr>
          <w:p w14:paraId="627D8DA0"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Temp</w:t>
            </w:r>
          </w:p>
        </w:tc>
        <w:tc>
          <w:tcPr>
            <w:tcW w:w="368" w:type="pct"/>
            <w:tcBorders>
              <w:top w:val="nil"/>
              <w:left w:val="nil"/>
              <w:bottom w:val="nil"/>
              <w:right w:val="single" w:sz="4" w:space="0" w:color="auto"/>
            </w:tcBorders>
            <w:shd w:val="clear" w:color="000000" w:fill="8EA9DB"/>
            <w:noWrap/>
            <w:vAlign w:val="center"/>
            <w:hideMark/>
          </w:tcPr>
          <w:p w14:paraId="05AF2039"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Calcium</w:t>
            </w:r>
          </w:p>
        </w:tc>
        <w:tc>
          <w:tcPr>
            <w:tcW w:w="390" w:type="pct"/>
            <w:tcBorders>
              <w:top w:val="nil"/>
              <w:left w:val="nil"/>
              <w:bottom w:val="nil"/>
              <w:right w:val="single" w:sz="4" w:space="0" w:color="auto"/>
            </w:tcBorders>
            <w:shd w:val="clear" w:color="000000" w:fill="8EA9DB"/>
            <w:noWrap/>
            <w:vAlign w:val="center"/>
            <w:hideMark/>
          </w:tcPr>
          <w:p w14:paraId="2A73F02B"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Alkalinity</w:t>
            </w:r>
          </w:p>
        </w:tc>
        <w:tc>
          <w:tcPr>
            <w:tcW w:w="380" w:type="pct"/>
            <w:tcBorders>
              <w:top w:val="nil"/>
              <w:left w:val="nil"/>
              <w:bottom w:val="nil"/>
              <w:right w:val="single" w:sz="4" w:space="0" w:color="auto"/>
            </w:tcBorders>
            <w:shd w:val="clear" w:color="000000" w:fill="8EA9DB"/>
            <w:noWrap/>
            <w:vAlign w:val="center"/>
            <w:hideMark/>
          </w:tcPr>
          <w:p w14:paraId="3CD163B5" w14:textId="77777777" w:rsidR="00AD741E" w:rsidRPr="00AD741E" w:rsidRDefault="00AD741E" w:rsidP="00AD741E">
            <w:pPr>
              <w:spacing w:line="240" w:lineRule="auto"/>
              <w:jc w:val="center"/>
              <w:rPr>
                <w:rFonts w:ascii="Calibri" w:eastAsia="Times New Roman" w:hAnsi="Calibri" w:cs="Calibri"/>
                <w:b/>
                <w:bCs/>
                <w:color w:val="000000"/>
                <w:sz w:val="16"/>
                <w:szCs w:val="16"/>
              </w:rPr>
            </w:pPr>
            <w:r w:rsidRPr="00AD741E">
              <w:rPr>
                <w:rFonts w:ascii="Calibri" w:eastAsia="Times New Roman" w:hAnsi="Calibri" w:cs="Calibri"/>
                <w:b/>
                <w:bCs/>
                <w:color w:val="000000"/>
                <w:sz w:val="16"/>
                <w:szCs w:val="16"/>
              </w:rPr>
              <w:t>Conductivity</w:t>
            </w:r>
          </w:p>
        </w:tc>
        <w:tc>
          <w:tcPr>
            <w:tcW w:w="368" w:type="pct"/>
            <w:tcBorders>
              <w:top w:val="nil"/>
              <w:left w:val="nil"/>
              <w:bottom w:val="nil"/>
              <w:right w:val="single" w:sz="4" w:space="0" w:color="auto"/>
            </w:tcBorders>
            <w:shd w:val="clear" w:color="000000" w:fill="8EA9DB"/>
            <w:noWrap/>
            <w:vAlign w:val="center"/>
            <w:hideMark/>
          </w:tcPr>
          <w:p w14:paraId="47EAF889"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Iron</w:t>
            </w:r>
          </w:p>
        </w:tc>
        <w:tc>
          <w:tcPr>
            <w:tcW w:w="378" w:type="pct"/>
            <w:tcBorders>
              <w:top w:val="nil"/>
              <w:left w:val="nil"/>
              <w:bottom w:val="nil"/>
              <w:right w:val="single" w:sz="4" w:space="0" w:color="auto"/>
            </w:tcBorders>
            <w:shd w:val="clear" w:color="000000" w:fill="8EA9DB"/>
            <w:noWrap/>
            <w:vAlign w:val="center"/>
            <w:hideMark/>
          </w:tcPr>
          <w:p w14:paraId="1C4D7B2F"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Turbidity</w:t>
            </w:r>
          </w:p>
        </w:tc>
        <w:tc>
          <w:tcPr>
            <w:tcW w:w="394" w:type="pct"/>
            <w:tcBorders>
              <w:top w:val="nil"/>
              <w:left w:val="nil"/>
              <w:bottom w:val="nil"/>
              <w:right w:val="single" w:sz="8" w:space="0" w:color="auto"/>
            </w:tcBorders>
            <w:shd w:val="clear" w:color="000000" w:fill="8EA9DB"/>
            <w:noWrap/>
            <w:vAlign w:val="center"/>
            <w:hideMark/>
          </w:tcPr>
          <w:p w14:paraId="637B84A0"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Oxygen</w:t>
            </w:r>
          </w:p>
        </w:tc>
      </w:tr>
      <w:tr w:rsidR="00B45273" w:rsidRPr="00AD741E" w14:paraId="4171FDC7" w14:textId="77777777" w:rsidTr="00B45273">
        <w:trPr>
          <w:trHeight w:val="293"/>
        </w:trPr>
        <w:tc>
          <w:tcPr>
            <w:tcW w:w="368" w:type="pct"/>
            <w:tcBorders>
              <w:top w:val="nil"/>
              <w:left w:val="nil"/>
              <w:bottom w:val="nil"/>
              <w:right w:val="nil"/>
            </w:tcBorders>
            <w:shd w:val="clear" w:color="auto" w:fill="auto"/>
            <w:noWrap/>
            <w:vAlign w:val="bottom"/>
            <w:hideMark/>
          </w:tcPr>
          <w:p w14:paraId="3B890FE8" w14:textId="77777777" w:rsidR="00AD741E" w:rsidRPr="00AD741E" w:rsidRDefault="00AD741E" w:rsidP="00AD741E">
            <w:pPr>
              <w:spacing w:line="240" w:lineRule="auto"/>
              <w:jc w:val="center"/>
              <w:rPr>
                <w:rFonts w:ascii="Calibri" w:eastAsia="Times New Roman" w:hAnsi="Calibri" w:cs="Calibri"/>
                <w:b/>
                <w:bCs/>
                <w:color w:val="000000"/>
                <w:sz w:val="22"/>
              </w:rPr>
            </w:pPr>
          </w:p>
        </w:tc>
        <w:tc>
          <w:tcPr>
            <w:tcW w:w="1249" w:type="pct"/>
            <w:tcBorders>
              <w:top w:val="nil"/>
              <w:left w:val="single" w:sz="8" w:space="0" w:color="auto"/>
              <w:bottom w:val="single" w:sz="8" w:space="0" w:color="auto"/>
              <w:right w:val="single" w:sz="4" w:space="0" w:color="auto"/>
            </w:tcBorders>
            <w:shd w:val="clear" w:color="000000" w:fill="8EA9DB"/>
            <w:noWrap/>
            <w:vAlign w:val="bottom"/>
            <w:hideMark/>
          </w:tcPr>
          <w:p w14:paraId="143405CF" w14:textId="77777777" w:rsidR="00AD741E" w:rsidRPr="00AD741E" w:rsidRDefault="00AD741E" w:rsidP="00AD741E">
            <w:pPr>
              <w:spacing w:line="240" w:lineRule="auto"/>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68" w:type="pct"/>
            <w:tcBorders>
              <w:top w:val="nil"/>
              <w:left w:val="nil"/>
              <w:bottom w:val="single" w:sz="8" w:space="0" w:color="auto"/>
              <w:right w:val="single" w:sz="4" w:space="0" w:color="auto"/>
            </w:tcBorders>
            <w:shd w:val="clear" w:color="000000" w:fill="8EA9DB"/>
            <w:noWrap/>
            <w:vAlign w:val="center"/>
            <w:hideMark/>
          </w:tcPr>
          <w:p w14:paraId="2ACF9777"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 </w:t>
            </w:r>
          </w:p>
        </w:tc>
        <w:tc>
          <w:tcPr>
            <w:tcW w:w="368" w:type="pct"/>
            <w:tcBorders>
              <w:top w:val="nil"/>
              <w:left w:val="nil"/>
              <w:bottom w:val="single" w:sz="8" w:space="0" w:color="auto"/>
              <w:right w:val="single" w:sz="4" w:space="0" w:color="auto"/>
            </w:tcBorders>
            <w:shd w:val="clear" w:color="000000" w:fill="8EA9DB"/>
            <w:noWrap/>
            <w:vAlign w:val="center"/>
            <w:hideMark/>
          </w:tcPr>
          <w:p w14:paraId="78F26BB8"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(mV)</w:t>
            </w:r>
          </w:p>
        </w:tc>
        <w:tc>
          <w:tcPr>
            <w:tcW w:w="368" w:type="pct"/>
            <w:tcBorders>
              <w:top w:val="nil"/>
              <w:left w:val="nil"/>
              <w:bottom w:val="single" w:sz="8" w:space="0" w:color="auto"/>
              <w:right w:val="single" w:sz="4" w:space="0" w:color="auto"/>
            </w:tcBorders>
            <w:shd w:val="clear" w:color="000000" w:fill="8EA9DB"/>
            <w:noWrap/>
            <w:vAlign w:val="center"/>
            <w:hideMark/>
          </w:tcPr>
          <w:p w14:paraId="071B7A97"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(°F)</w:t>
            </w:r>
          </w:p>
        </w:tc>
        <w:tc>
          <w:tcPr>
            <w:tcW w:w="368" w:type="pct"/>
            <w:tcBorders>
              <w:top w:val="nil"/>
              <w:left w:val="nil"/>
              <w:bottom w:val="single" w:sz="8" w:space="0" w:color="auto"/>
              <w:right w:val="single" w:sz="4" w:space="0" w:color="auto"/>
            </w:tcBorders>
            <w:shd w:val="clear" w:color="000000" w:fill="8EA9DB"/>
            <w:noWrap/>
            <w:vAlign w:val="center"/>
            <w:hideMark/>
          </w:tcPr>
          <w:p w14:paraId="443AB95D"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(ppm)</w:t>
            </w:r>
          </w:p>
        </w:tc>
        <w:tc>
          <w:tcPr>
            <w:tcW w:w="390" w:type="pct"/>
            <w:tcBorders>
              <w:top w:val="nil"/>
              <w:left w:val="nil"/>
              <w:bottom w:val="single" w:sz="8" w:space="0" w:color="auto"/>
              <w:right w:val="single" w:sz="4" w:space="0" w:color="auto"/>
            </w:tcBorders>
            <w:shd w:val="clear" w:color="000000" w:fill="8EA9DB"/>
            <w:noWrap/>
            <w:vAlign w:val="center"/>
            <w:hideMark/>
          </w:tcPr>
          <w:p w14:paraId="1BE5FBB4"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(ppm)</w:t>
            </w:r>
          </w:p>
        </w:tc>
        <w:tc>
          <w:tcPr>
            <w:tcW w:w="380" w:type="pct"/>
            <w:tcBorders>
              <w:top w:val="nil"/>
              <w:left w:val="nil"/>
              <w:bottom w:val="single" w:sz="8" w:space="0" w:color="auto"/>
              <w:right w:val="single" w:sz="4" w:space="0" w:color="auto"/>
            </w:tcBorders>
            <w:shd w:val="clear" w:color="000000" w:fill="8EA9DB"/>
            <w:noWrap/>
            <w:vAlign w:val="bottom"/>
            <w:hideMark/>
          </w:tcPr>
          <w:p w14:paraId="60F5F6D7" w14:textId="77777777" w:rsidR="00AD741E" w:rsidRPr="00AD741E" w:rsidRDefault="00AD741E" w:rsidP="00AD741E">
            <w:pPr>
              <w:spacing w:line="240" w:lineRule="auto"/>
              <w:jc w:val="center"/>
              <w:rPr>
                <w:rFonts w:ascii="Calibri" w:eastAsia="Times New Roman" w:hAnsi="Calibri" w:cs="Calibri"/>
                <w:color w:val="000000"/>
                <w:sz w:val="16"/>
                <w:szCs w:val="16"/>
              </w:rPr>
            </w:pPr>
            <w:r w:rsidRPr="00AD741E">
              <w:rPr>
                <w:rFonts w:ascii="Calibri" w:eastAsia="Times New Roman" w:hAnsi="Calibri" w:cs="Calibri"/>
                <w:color w:val="000000"/>
                <w:sz w:val="16"/>
                <w:szCs w:val="16"/>
              </w:rPr>
              <w:t> </w:t>
            </w:r>
          </w:p>
        </w:tc>
        <w:tc>
          <w:tcPr>
            <w:tcW w:w="368" w:type="pct"/>
            <w:tcBorders>
              <w:top w:val="nil"/>
              <w:left w:val="nil"/>
              <w:bottom w:val="single" w:sz="8" w:space="0" w:color="auto"/>
              <w:right w:val="single" w:sz="4" w:space="0" w:color="auto"/>
            </w:tcBorders>
            <w:shd w:val="clear" w:color="000000" w:fill="8EA9DB"/>
            <w:noWrap/>
            <w:vAlign w:val="center"/>
            <w:hideMark/>
          </w:tcPr>
          <w:p w14:paraId="570B76C3"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(ppm)</w:t>
            </w:r>
          </w:p>
        </w:tc>
        <w:tc>
          <w:tcPr>
            <w:tcW w:w="378" w:type="pct"/>
            <w:tcBorders>
              <w:top w:val="nil"/>
              <w:left w:val="nil"/>
              <w:bottom w:val="single" w:sz="8" w:space="0" w:color="auto"/>
              <w:right w:val="single" w:sz="4" w:space="0" w:color="auto"/>
            </w:tcBorders>
            <w:shd w:val="clear" w:color="000000" w:fill="8EA9DB"/>
            <w:noWrap/>
            <w:vAlign w:val="bottom"/>
            <w:hideMark/>
          </w:tcPr>
          <w:p w14:paraId="6DD7FCD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94" w:type="pct"/>
            <w:tcBorders>
              <w:top w:val="nil"/>
              <w:left w:val="nil"/>
              <w:bottom w:val="single" w:sz="8" w:space="0" w:color="auto"/>
              <w:right w:val="single" w:sz="8" w:space="0" w:color="auto"/>
            </w:tcBorders>
            <w:shd w:val="clear" w:color="000000" w:fill="8EA9DB"/>
            <w:noWrap/>
            <w:vAlign w:val="center"/>
            <w:hideMark/>
          </w:tcPr>
          <w:p w14:paraId="120ABFEF" w14:textId="77777777" w:rsidR="00AD741E" w:rsidRPr="00AD741E" w:rsidRDefault="00AD741E" w:rsidP="00AD741E">
            <w:pPr>
              <w:spacing w:line="240" w:lineRule="auto"/>
              <w:jc w:val="center"/>
              <w:rPr>
                <w:rFonts w:ascii="Calibri" w:eastAsia="Times New Roman" w:hAnsi="Calibri" w:cs="Calibri"/>
                <w:b/>
                <w:bCs/>
                <w:color w:val="000000"/>
                <w:sz w:val="22"/>
              </w:rPr>
            </w:pPr>
            <w:r w:rsidRPr="00AD741E">
              <w:rPr>
                <w:rFonts w:ascii="Calibri" w:eastAsia="Times New Roman" w:hAnsi="Calibri" w:cs="Calibri"/>
                <w:b/>
                <w:bCs/>
                <w:color w:val="000000"/>
                <w:sz w:val="22"/>
              </w:rPr>
              <w:t>(ppm)</w:t>
            </w:r>
          </w:p>
        </w:tc>
      </w:tr>
      <w:tr w:rsidR="00AD741E" w:rsidRPr="00AD741E" w14:paraId="1DA673F2" w14:textId="77777777" w:rsidTr="00B45273">
        <w:trPr>
          <w:trHeight w:val="285"/>
        </w:trPr>
        <w:tc>
          <w:tcPr>
            <w:tcW w:w="36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219FD9"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w:t>
            </w:r>
          </w:p>
        </w:tc>
        <w:tc>
          <w:tcPr>
            <w:tcW w:w="1249" w:type="pct"/>
            <w:tcBorders>
              <w:top w:val="nil"/>
              <w:left w:val="nil"/>
              <w:bottom w:val="single" w:sz="4" w:space="0" w:color="auto"/>
              <w:right w:val="single" w:sz="4" w:space="0" w:color="auto"/>
            </w:tcBorders>
            <w:shd w:val="clear" w:color="auto" w:fill="auto"/>
            <w:noWrap/>
            <w:vAlign w:val="bottom"/>
            <w:hideMark/>
          </w:tcPr>
          <w:p w14:paraId="1DFE1888"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Thursday, August 8, 2024</w:t>
            </w:r>
          </w:p>
        </w:tc>
        <w:tc>
          <w:tcPr>
            <w:tcW w:w="368" w:type="pct"/>
            <w:tcBorders>
              <w:top w:val="nil"/>
              <w:left w:val="nil"/>
              <w:bottom w:val="single" w:sz="4" w:space="0" w:color="auto"/>
              <w:right w:val="single" w:sz="4" w:space="0" w:color="auto"/>
            </w:tcBorders>
            <w:shd w:val="clear" w:color="auto" w:fill="auto"/>
            <w:noWrap/>
            <w:vAlign w:val="bottom"/>
            <w:hideMark/>
          </w:tcPr>
          <w:p w14:paraId="37FFE4E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68" w:type="pct"/>
            <w:tcBorders>
              <w:top w:val="nil"/>
              <w:left w:val="nil"/>
              <w:bottom w:val="single" w:sz="4" w:space="0" w:color="auto"/>
              <w:right w:val="single" w:sz="4" w:space="0" w:color="auto"/>
            </w:tcBorders>
            <w:shd w:val="clear" w:color="auto" w:fill="auto"/>
            <w:noWrap/>
            <w:vAlign w:val="bottom"/>
            <w:hideMark/>
          </w:tcPr>
          <w:p w14:paraId="6EFE824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68" w:type="pct"/>
            <w:tcBorders>
              <w:top w:val="nil"/>
              <w:left w:val="nil"/>
              <w:bottom w:val="single" w:sz="4" w:space="0" w:color="auto"/>
              <w:right w:val="single" w:sz="4" w:space="0" w:color="auto"/>
            </w:tcBorders>
            <w:shd w:val="clear" w:color="auto" w:fill="auto"/>
            <w:noWrap/>
            <w:vAlign w:val="bottom"/>
            <w:hideMark/>
          </w:tcPr>
          <w:p w14:paraId="34D80B3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68" w:type="pct"/>
            <w:tcBorders>
              <w:top w:val="nil"/>
              <w:left w:val="nil"/>
              <w:bottom w:val="single" w:sz="4" w:space="0" w:color="auto"/>
              <w:right w:val="single" w:sz="4" w:space="0" w:color="auto"/>
            </w:tcBorders>
            <w:shd w:val="clear" w:color="auto" w:fill="auto"/>
            <w:noWrap/>
            <w:vAlign w:val="bottom"/>
            <w:hideMark/>
          </w:tcPr>
          <w:p w14:paraId="5F335D4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90" w:type="pct"/>
            <w:tcBorders>
              <w:top w:val="nil"/>
              <w:left w:val="nil"/>
              <w:bottom w:val="single" w:sz="4" w:space="0" w:color="auto"/>
              <w:right w:val="single" w:sz="4" w:space="0" w:color="auto"/>
            </w:tcBorders>
            <w:shd w:val="clear" w:color="auto" w:fill="auto"/>
            <w:noWrap/>
            <w:vAlign w:val="bottom"/>
            <w:hideMark/>
          </w:tcPr>
          <w:p w14:paraId="508D4E6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80" w:type="pct"/>
            <w:tcBorders>
              <w:top w:val="nil"/>
              <w:left w:val="nil"/>
              <w:bottom w:val="single" w:sz="4" w:space="0" w:color="auto"/>
              <w:right w:val="single" w:sz="4" w:space="0" w:color="auto"/>
            </w:tcBorders>
            <w:shd w:val="clear" w:color="auto" w:fill="auto"/>
            <w:noWrap/>
            <w:vAlign w:val="bottom"/>
            <w:hideMark/>
          </w:tcPr>
          <w:p w14:paraId="580552F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68" w:type="pct"/>
            <w:tcBorders>
              <w:top w:val="nil"/>
              <w:left w:val="nil"/>
              <w:bottom w:val="single" w:sz="4" w:space="0" w:color="auto"/>
              <w:right w:val="single" w:sz="4" w:space="0" w:color="auto"/>
            </w:tcBorders>
            <w:shd w:val="clear" w:color="auto" w:fill="auto"/>
            <w:noWrap/>
            <w:vAlign w:val="bottom"/>
            <w:hideMark/>
          </w:tcPr>
          <w:p w14:paraId="5F4D3C4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78" w:type="pct"/>
            <w:tcBorders>
              <w:top w:val="nil"/>
              <w:left w:val="nil"/>
              <w:bottom w:val="single" w:sz="4" w:space="0" w:color="auto"/>
              <w:right w:val="single" w:sz="4" w:space="0" w:color="auto"/>
            </w:tcBorders>
            <w:shd w:val="clear" w:color="auto" w:fill="auto"/>
            <w:noWrap/>
            <w:vAlign w:val="bottom"/>
            <w:hideMark/>
          </w:tcPr>
          <w:p w14:paraId="310F3D0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c>
          <w:tcPr>
            <w:tcW w:w="394" w:type="pct"/>
            <w:tcBorders>
              <w:top w:val="nil"/>
              <w:left w:val="nil"/>
              <w:bottom w:val="single" w:sz="4" w:space="0" w:color="auto"/>
              <w:right w:val="single" w:sz="8" w:space="0" w:color="auto"/>
            </w:tcBorders>
            <w:shd w:val="clear" w:color="auto" w:fill="auto"/>
            <w:noWrap/>
            <w:vAlign w:val="bottom"/>
            <w:hideMark/>
          </w:tcPr>
          <w:p w14:paraId="30A3F97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 </w:t>
            </w:r>
          </w:p>
        </w:tc>
      </w:tr>
      <w:tr w:rsidR="00AD741E" w:rsidRPr="00AD741E" w14:paraId="1280F26C"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15BACE5A"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w:t>
            </w:r>
          </w:p>
        </w:tc>
        <w:tc>
          <w:tcPr>
            <w:tcW w:w="1249" w:type="pct"/>
            <w:tcBorders>
              <w:top w:val="nil"/>
              <w:left w:val="nil"/>
              <w:bottom w:val="single" w:sz="4" w:space="0" w:color="auto"/>
              <w:right w:val="single" w:sz="4" w:space="0" w:color="auto"/>
            </w:tcBorders>
            <w:shd w:val="clear" w:color="auto" w:fill="auto"/>
            <w:noWrap/>
            <w:vAlign w:val="bottom"/>
            <w:hideMark/>
          </w:tcPr>
          <w:p w14:paraId="3A8B1874"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Friday, August 9, 2024</w:t>
            </w:r>
          </w:p>
        </w:tc>
        <w:tc>
          <w:tcPr>
            <w:tcW w:w="368" w:type="pct"/>
            <w:tcBorders>
              <w:top w:val="nil"/>
              <w:left w:val="nil"/>
              <w:bottom w:val="single" w:sz="4" w:space="0" w:color="auto"/>
              <w:right w:val="single" w:sz="4" w:space="0" w:color="auto"/>
            </w:tcBorders>
            <w:shd w:val="clear" w:color="auto" w:fill="auto"/>
            <w:noWrap/>
            <w:vAlign w:val="bottom"/>
            <w:hideMark/>
          </w:tcPr>
          <w:p w14:paraId="0535F81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7.07</w:t>
            </w:r>
          </w:p>
        </w:tc>
        <w:tc>
          <w:tcPr>
            <w:tcW w:w="368" w:type="pct"/>
            <w:tcBorders>
              <w:top w:val="nil"/>
              <w:left w:val="nil"/>
              <w:bottom w:val="single" w:sz="4" w:space="0" w:color="auto"/>
              <w:right w:val="single" w:sz="4" w:space="0" w:color="auto"/>
            </w:tcBorders>
            <w:shd w:val="clear" w:color="auto" w:fill="auto"/>
            <w:noWrap/>
            <w:vAlign w:val="bottom"/>
            <w:hideMark/>
          </w:tcPr>
          <w:p w14:paraId="027BCEB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w:t>
            </w:r>
          </w:p>
        </w:tc>
        <w:tc>
          <w:tcPr>
            <w:tcW w:w="368" w:type="pct"/>
            <w:tcBorders>
              <w:top w:val="nil"/>
              <w:left w:val="nil"/>
              <w:bottom w:val="single" w:sz="4" w:space="0" w:color="auto"/>
              <w:right w:val="single" w:sz="4" w:space="0" w:color="auto"/>
            </w:tcBorders>
            <w:shd w:val="clear" w:color="auto" w:fill="auto"/>
            <w:noWrap/>
            <w:vAlign w:val="bottom"/>
            <w:hideMark/>
          </w:tcPr>
          <w:p w14:paraId="62B72BE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104.63</w:t>
            </w:r>
          </w:p>
        </w:tc>
        <w:tc>
          <w:tcPr>
            <w:tcW w:w="368" w:type="pct"/>
            <w:tcBorders>
              <w:top w:val="nil"/>
              <w:left w:val="nil"/>
              <w:bottom w:val="single" w:sz="4" w:space="0" w:color="auto"/>
              <w:right w:val="single" w:sz="4" w:space="0" w:color="auto"/>
            </w:tcBorders>
            <w:shd w:val="clear" w:color="auto" w:fill="auto"/>
            <w:noWrap/>
            <w:vAlign w:val="bottom"/>
            <w:hideMark/>
          </w:tcPr>
          <w:p w14:paraId="281D52A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581</w:t>
            </w:r>
          </w:p>
        </w:tc>
        <w:tc>
          <w:tcPr>
            <w:tcW w:w="390" w:type="pct"/>
            <w:tcBorders>
              <w:top w:val="nil"/>
              <w:left w:val="nil"/>
              <w:bottom w:val="single" w:sz="4" w:space="0" w:color="auto"/>
              <w:right w:val="single" w:sz="4" w:space="0" w:color="auto"/>
            </w:tcBorders>
            <w:shd w:val="clear" w:color="auto" w:fill="auto"/>
            <w:noWrap/>
            <w:vAlign w:val="bottom"/>
            <w:hideMark/>
          </w:tcPr>
          <w:p w14:paraId="07F8D7E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7080008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20</w:t>
            </w:r>
          </w:p>
        </w:tc>
        <w:tc>
          <w:tcPr>
            <w:tcW w:w="368" w:type="pct"/>
            <w:tcBorders>
              <w:top w:val="nil"/>
              <w:left w:val="nil"/>
              <w:bottom w:val="single" w:sz="4" w:space="0" w:color="auto"/>
              <w:right w:val="single" w:sz="4" w:space="0" w:color="auto"/>
            </w:tcBorders>
            <w:shd w:val="clear" w:color="auto" w:fill="auto"/>
            <w:noWrap/>
            <w:vAlign w:val="bottom"/>
            <w:hideMark/>
          </w:tcPr>
          <w:p w14:paraId="79A110A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w:t>
            </w:r>
          </w:p>
        </w:tc>
        <w:tc>
          <w:tcPr>
            <w:tcW w:w="378" w:type="pct"/>
            <w:tcBorders>
              <w:top w:val="nil"/>
              <w:left w:val="nil"/>
              <w:bottom w:val="single" w:sz="4" w:space="0" w:color="auto"/>
              <w:right w:val="single" w:sz="4" w:space="0" w:color="auto"/>
            </w:tcBorders>
            <w:shd w:val="clear" w:color="auto" w:fill="auto"/>
            <w:noWrap/>
            <w:vAlign w:val="bottom"/>
            <w:hideMark/>
          </w:tcPr>
          <w:p w14:paraId="3309FB1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66</w:t>
            </w:r>
          </w:p>
        </w:tc>
        <w:tc>
          <w:tcPr>
            <w:tcW w:w="394" w:type="pct"/>
            <w:tcBorders>
              <w:top w:val="nil"/>
              <w:left w:val="nil"/>
              <w:bottom w:val="single" w:sz="4" w:space="0" w:color="auto"/>
              <w:right w:val="single" w:sz="8" w:space="0" w:color="auto"/>
            </w:tcBorders>
            <w:shd w:val="clear" w:color="auto" w:fill="auto"/>
            <w:noWrap/>
            <w:vAlign w:val="bottom"/>
            <w:hideMark/>
          </w:tcPr>
          <w:p w14:paraId="20F2826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w:t>
            </w:r>
          </w:p>
        </w:tc>
      </w:tr>
      <w:tr w:rsidR="00AD741E" w:rsidRPr="00AD741E" w14:paraId="56D36BBA"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77E0E6A2"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3</w:t>
            </w:r>
          </w:p>
        </w:tc>
        <w:tc>
          <w:tcPr>
            <w:tcW w:w="1249" w:type="pct"/>
            <w:tcBorders>
              <w:top w:val="nil"/>
              <w:left w:val="nil"/>
              <w:bottom w:val="single" w:sz="4" w:space="0" w:color="auto"/>
              <w:right w:val="single" w:sz="4" w:space="0" w:color="auto"/>
            </w:tcBorders>
            <w:shd w:val="clear" w:color="auto" w:fill="auto"/>
            <w:noWrap/>
            <w:vAlign w:val="bottom"/>
            <w:hideMark/>
          </w:tcPr>
          <w:p w14:paraId="09FCC70C"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Saturday, August 10, 2024</w:t>
            </w:r>
          </w:p>
        </w:tc>
        <w:tc>
          <w:tcPr>
            <w:tcW w:w="368" w:type="pct"/>
            <w:tcBorders>
              <w:top w:val="nil"/>
              <w:left w:val="nil"/>
              <w:bottom w:val="single" w:sz="4" w:space="0" w:color="auto"/>
              <w:right w:val="single" w:sz="4" w:space="0" w:color="auto"/>
            </w:tcBorders>
            <w:shd w:val="clear" w:color="auto" w:fill="auto"/>
            <w:noWrap/>
            <w:vAlign w:val="bottom"/>
            <w:hideMark/>
          </w:tcPr>
          <w:p w14:paraId="416CC3F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7.60</w:t>
            </w:r>
          </w:p>
        </w:tc>
        <w:tc>
          <w:tcPr>
            <w:tcW w:w="368" w:type="pct"/>
            <w:tcBorders>
              <w:top w:val="nil"/>
              <w:left w:val="nil"/>
              <w:bottom w:val="single" w:sz="4" w:space="0" w:color="auto"/>
              <w:right w:val="single" w:sz="4" w:space="0" w:color="auto"/>
            </w:tcBorders>
            <w:shd w:val="clear" w:color="auto" w:fill="auto"/>
            <w:noWrap/>
            <w:vAlign w:val="bottom"/>
            <w:hideMark/>
          </w:tcPr>
          <w:p w14:paraId="04A5D15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-27</w:t>
            </w:r>
          </w:p>
        </w:tc>
        <w:tc>
          <w:tcPr>
            <w:tcW w:w="368" w:type="pct"/>
            <w:tcBorders>
              <w:top w:val="nil"/>
              <w:left w:val="nil"/>
              <w:bottom w:val="single" w:sz="4" w:space="0" w:color="auto"/>
              <w:right w:val="single" w:sz="4" w:space="0" w:color="auto"/>
            </w:tcBorders>
            <w:shd w:val="clear" w:color="auto" w:fill="auto"/>
            <w:noWrap/>
            <w:vAlign w:val="bottom"/>
            <w:hideMark/>
          </w:tcPr>
          <w:p w14:paraId="685BBEF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122.08</w:t>
            </w:r>
          </w:p>
        </w:tc>
        <w:tc>
          <w:tcPr>
            <w:tcW w:w="368" w:type="pct"/>
            <w:tcBorders>
              <w:top w:val="nil"/>
              <w:left w:val="nil"/>
              <w:bottom w:val="single" w:sz="4" w:space="0" w:color="auto"/>
              <w:right w:val="single" w:sz="4" w:space="0" w:color="auto"/>
            </w:tcBorders>
            <w:shd w:val="clear" w:color="auto" w:fill="auto"/>
            <w:noWrap/>
            <w:vAlign w:val="bottom"/>
            <w:hideMark/>
          </w:tcPr>
          <w:p w14:paraId="22B98F2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487</w:t>
            </w:r>
          </w:p>
        </w:tc>
        <w:tc>
          <w:tcPr>
            <w:tcW w:w="390" w:type="pct"/>
            <w:tcBorders>
              <w:top w:val="nil"/>
              <w:left w:val="nil"/>
              <w:bottom w:val="single" w:sz="4" w:space="0" w:color="auto"/>
              <w:right w:val="single" w:sz="4" w:space="0" w:color="auto"/>
            </w:tcBorders>
            <w:shd w:val="clear" w:color="auto" w:fill="auto"/>
            <w:noWrap/>
            <w:vAlign w:val="bottom"/>
            <w:hideMark/>
          </w:tcPr>
          <w:p w14:paraId="43B49B7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02BCD9B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20</w:t>
            </w:r>
          </w:p>
        </w:tc>
        <w:tc>
          <w:tcPr>
            <w:tcW w:w="368" w:type="pct"/>
            <w:tcBorders>
              <w:top w:val="nil"/>
              <w:left w:val="nil"/>
              <w:bottom w:val="single" w:sz="4" w:space="0" w:color="auto"/>
              <w:right w:val="single" w:sz="4" w:space="0" w:color="auto"/>
            </w:tcBorders>
            <w:shd w:val="clear" w:color="auto" w:fill="auto"/>
            <w:noWrap/>
            <w:vAlign w:val="bottom"/>
            <w:hideMark/>
          </w:tcPr>
          <w:p w14:paraId="21F9A8F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16</w:t>
            </w:r>
          </w:p>
        </w:tc>
        <w:tc>
          <w:tcPr>
            <w:tcW w:w="378" w:type="pct"/>
            <w:tcBorders>
              <w:top w:val="nil"/>
              <w:left w:val="nil"/>
              <w:bottom w:val="single" w:sz="4" w:space="0" w:color="auto"/>
              <w:right w:val="single" w:sz="4" w:space="0" w:color="auto"/>
            </w:tcBorders>
            <w:shd w:val="clear" w:color="auto" w:fill="auto"/>
            <w:noWrap/>
            <w:vAlign w:val="bottom"/>
            <w:hideMark/>
          </w:tcPr>
          <w:p w14:paraId="01D2B60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61</w:t>
            </w:r>
          </w:p>
        </w:tc>
        <w:tc>
          <w:tcPr>
            <w:tcW w:w="394" w:type="pct"/>
            <w:tcBorders>
              <w:top w:val="nil"/>
              <w:left w:val="nil"/>
              <w:bottom w:val="single" w:sz="4" w:space="0" w:color="auto"/>
              <w:right w:val="single" w:sz="8" w:space="0" w:color="auto"/>
            </w:tcBorders>
            <w:shd w:val="clear" w:color="auto" w:fill="auto"/>
            <w:noWrap/>
            <w:vAlign w:val="bottom"/>
            <w:hideMark/>
          </w:tcPr>
          <w:p w14:paraId="0B9E669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w:t>
            </w:r>
          </w:p>
        </w:tc>
      </w:tr>
      <w:tr w:rsidR="00AD741E" w:rsidRPr="00AD741E" w14:paraId="2636188B"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07D8B57A"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4</w:t>
            </w:r>
          </w:p>
        </w:tc>
        <w:tc>
          <w:tcPr>
            <w:tcW w:w="1249" w:type="pct"/>
            <w:tcBorders>
              <w:top w:val="nil"/>
              <w:left w:val="nil"/>
              <w:bottom w:val="single" w:sz="4" w:space="0" w:color="auto"/>
              <w:right w:val="single" w:sz="4" w:space="0" w:color="auto"/>
            </w:tcBorders>
            <w:shd w:val="clear" w:color="auto" w:fill="auto"/>
            <w:noWrap/>
            <w:vAlign w:val="bottom"/>
            <w:hideMark/>
          </w:tcPr>
          <w:p w14:paraId="1FB6B7A1"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Sunday, August 11, 2024</w:t>
            </w:r>
          </w:p>
        </w:tc>
        <w:tc>
          <w:tcPr>
            <w:tcW w:w="368" w:type="pct"/>
            <w:tcBorders>
              <w:top w:val="nil"/>
              <w:left w:val="nil"/>
              <w:bottom w:val="single" w:sz="4" w:space="0" w:color="auto"/>
              <w:right w:val="single" w:sz="4" w:space="0" w:color="auto"/>
            </w:tcBorders>
            <w:shd w:val="clear" w:color="auto" w:fill="auto"/>
            <w:noWrap/>
            <w:vAlign w:val="bottom"/>
            <w:hideMark/>
          </w:tcPr>
          <w:p w14:paraId="3FAF58B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7.91</w:t>
            </w:r>
          </w:p>
        </w:tc>
        <w:tc>
          <w:tcPr>
            <w:tcW w:w="368" w:type="pct"/>
            <w:tcBorders>
              <w:top w:val="nil"/>
              <w:left w:val="nil"/>
              <w:bottom w:val="single" w:sz="4" w:space="0" w:color="auto"/>
              <w:right w:val="single" w:sz="4" w:space="0" w:color="auto"/>
            </w:tcBorders>
            <w:shd w:val="clear" w:color="auto" w:fill="auto"/>
            <w:noWrap/>
            <w:vAlign w:val="bottom"/>
            <w:hideMark/>
          </w:tcPr>
          <w:p w14:paraId="44EADA9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-25</w:t>
            </w:r>
          </w:p>
        </w:tc>
        <w:tc>
          <w:tcPr>
            <w:tcW w:w="368" w:type="pct"/>
            <w:tcBorders>
              <w:top w:val="nil"/>
              <w:left w:val="nil"/>
              <w:bottom w:val="single" w:sz="4" w:space="0" w:color="auto"/>
              <w:right w:val="single" w:sz="4" w:space="0" w:color="auto"/>
            </w:tcBorders>
            <w:shd w:val="clear" w:color="auto" w:fill="auto"/>
            <w:noWrap/>
            <w:vAlign w:val="bottom"/>
            <w:hideMark/>
          </w:tcPr>
          <w:p w14:paraId="00D0AD9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128.96</w:t>
            </w:r>
          </w:p>
        </w:tc>
        <w:tc>
          <w:tcPr>
            <w:tcW w:w="368" w:type="pct"/>
            <w:tcBorders>
              <w:top w:val="nil"/>
              <w:left w:val="nil"/>
              <w:bottom w:val="single" w:sz="4" w:space="0" w:color="auto"/>
              <w:right w:val="single" w:sz="4" w:space="0" w:color="auto"/>
            </w:tcBorders>
            <w:shd w:val="clear" w:color="auto" w:fill="auto"/>
            <w:noWrap/>
            <w:vAlign w:val="bottom"/>
            <w:hideMark/>
          </w:tcPr>
          <w:p w14:paraId="60A078C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438</w:t>
            </w:r>
          </w:p>
        </w:tc>
        <w:tc>
          <w:tcPr>
            <w:tcW w:w="390" w:type="pct"/>
            <w:tcBorders>
              <w:top w:val="nil"/>
              <w:left w:val="nil"/>
              <w:bottom w:val="single" w:sz="4" w:space="0" w:color="auto"/>
              <w:right w:val="single" w:sz="4" w:space="0" w:color="auto"/>
            </w:tcBorders>
            <w:shd w:val="clear" w:color="auto" w:fill="auto"/>
            <w:noWrap/>
            <w:vAlign w:val="bottom"/>
            <w:hideMark/>
          </w:tcPr>
          <w:p w14:paraId="0746855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377578F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18</w:t>
            </w:r>
          </w:p>
        </w:tc>
        <w:tc>
          <w:tcPr>
            <w:tcW w:w="368" w:type="pct"/>
            <w:tcBorders>
              <w:top w:val="nil"/>
              <w:left w:val="nil"/>
              <w:bottom w:val="single" w:sz="4" w:space="0" w:color="auto"/>
              <w:right w:val="single" w:sz="4" w:space="0" w:color="auto"/>
            </w:tcBorders>
            <w:shd w:val="clear" w:color="auto" w:fill="auto"/>
            <w:noWrap/>
            <w:vAlign w:val="bottom"/>
            <w:hideMark/>
          </w:tcPr>
          <w:p w14:paraId="30AECEA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c>
          <w:tcPr>
            <w:tcW w:w="378" w:type="pct"/>
            <w:tcBorders>
              <w:top w:val="nil"/>
              <w:left w:val="nil"/>
              <w:bottom w:val="single" w:sz="4" w:space="0" w:color="auto"/>
              <w:right w:val="single" w:sz="4" w:space="0" w:color="auto"/>
            </w:tcBorders>
            <w:shd w:val="clear" w:color="auto" w:fill="auto"/>
            <w:noWrap/>
            <w:vAlign w:val="bottom"/>
            <w:hideMark/>
          </w:tcPr>
          <w:p w14:paraId="3D3AF9F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68</w:t>
            </w:r>
          </w:p>
        </w:tc>
        <w:tc>
          <w:tcPr>
            <w:tcW w:w="394" w:type="pct"/>
            <w:tcBorders>
              <w:top w:val="nil"/>
              <w:left w:val="nil"/>
              <w:bottom w:val="single" w:sz="4" w:space="0" w:color="auto"/>
              <w:right w:val="single" w:sz="8" w:space="0" w:color="auto"/>
            </w:tcBorders>
            <w:shd w:val="clear" w:color="auto" w:fill="auto"/>
            <w:noWrap/>
            <w:vAlign w:val="bottom"/>
            <w:hideMark/>
          </w:tcPr>
          <w:p w14:paraId="1A93768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w:t>
            </w:r>
          </w:p>
        </w:tc>
      </w:tr>
      <w:tr w:rsidR="00AD741E" w:rsidRPr="00AD741E" w14:paraId="7606983E"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045852A2"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5</w:t>
            </w:r>
          </w:p>
        </w:tc>
        <w:tc>
          <w:tcPr>
            <w:tcW w:w="1249" w:type="pct"/>
            <w:tcBorders>
              <w:top w:val="nil"/>
              <w:left w:val="nil"/>
              <w:bottom w:val="single" w:sz="4" w:space="0" w:color="auto"/>
              <w:right w:val="single" w:sz="4" w:space="0" w:color="auto"/>
            </w:tcBorders>
            <w:shd w:val="clear" w:color="auto" w:fill="auto"/>
            <w:noWrap/>
            <w:vAlign w:val="bottom"/>
            <w:hideMark/>
          </w:tcPr>
          <w:p w14:paraId="4B66C4ED"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Monday, August 12, 2024</w:t>
            </w:r>
          </w:p>
        </w:tc>
        <w:tc>
          <w:tcPr>
            <w:tcW w:w="368" w:type="pct"/>
            <w:tcBorders>
              <w:top w:val="nil"/>
              <w:left w:val="nil"/>
              <w:bottom w:val="single" w:sz="4" w:space="0" w:color="auto"/>
              <w:right w:val="single" w:sz="4" w:space="0" w:color="auto"/>
            </w:tcBorders>
            <w:shd w:val="clear" w:color="auto" w:fill="auto"/>
            <w:noWrap/>
            <w:vAlign w:val="bottom"/>
            <w:hideMark/>
          </w:tcPr>
          <w:p w14:paraId="409D9B2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7.92</w:t>
            </w:r>
          </w:p>
        </w:tc>
        <w:tc>
          <w:tcPr>
            <w:tcW w:w="368" w:type="pct"/>
            <w:tcBorders>
              <w:top w:val="nil"/>
              <w:left w:val="nil"/>
              <w:bottom w:val="single" w:sz="4" w:space="0" w:color="auto"/>
              <w:right w:val="single" w:sz="4" w:space="0" w:color="auto"/>
            </w:tcBorders>
            <w:shd w:val="clear" w:color="auto" w:fill="auto"/>
            <w:noWrap/>
            <w:vAlign w:val="bottom"/>
            <w:hideMark/>
          </w:tcPr>
          <w:p w14:paraId="795605F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-10</w:t>
            </w:r>
          </w:p>
        </w:tc>
        <w:tc>
          <w:tcPr>
            <w:tcW w:w="368" w:type="pct"/>
            <w:tcBorders>
              <w:top w:val="nil"/>
              <w:left w:val="nil"/>
              <w:bottom w:val="single" w:sz="4" w:space="0" w:color="auto"/>
              <w:right w:val="single" w:sz="4" w:space="0" w:color="auto"/>
            </w:tcBorders>
            <w:shd w:val="clear" w:color="auto" w:fill="auto"/>
            <w:noWrap/>
            <w:vAlign w:val="bottom"/>
            <w:hideMark/>
          </w:tcPr>
          <w:p w14:paraId="742F32D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138.08</w:t>
            </w:r>
          </w:p>
        </w:tc>
        <w:tc>
          <w:tcPr>
            <w:tcW w:w="368" w:type="pct"/>
            <w:tcBorders>
              <w:top w:val="nil"/>
              <w:left w:val="nil"/>
              <w:bottom w:val="single" w:sz="4" w:space="0" w:color="auto"/>
              <w:right w:val="single" w:sz="4" w:space="0" w:color="auto"/>
            </w:tcBorders>
            <w:shd w:val="clear" w:color="auto" w:fill="auto"/>
            <w:noWrap/>
            <w:vAlign w:val="bottom"/>
            <w:hideMark/>
          </w:tcPr>
          <w:p w14:paraId="51BF1E3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367</w:t>
            </w:r>
          </w:p>
        </w:tc>
        <w:tc>
          <w:tcPr>
            <w:tcW w:w="390" w:type="pct"/>
            <w:tcBorders>
              <w:top w:val="nil"/>
              <w:left w:val="nil"/>
              <w:bottom w:val="single" w:sz="4" w:space="0" w:color="auto"/>
              <w:right w:val="single" w:sz="4" w:space="0" w:color="auto"/>
            </w:tcBorders>
            <w:shd w:val="clear" w:color="auto" w:fill="auto"/>
            <w:noWrap/>
            <w:vAlign w:val="bottom"/>
            <w:hideMark/>
          </w:tcPr>
          <w:p w14:paraId="2BF77E1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50AD558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24B8059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42BA9BD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47</w:t>
            </w:r>
          </w:p>
        </w:tc>
        <w:tc>
          <w:tcPr>
            <w:tcW w:w="394" w:type="pct"/>
            <w:tcBorders>
              <w:top w:val="nil"/>
              <w:left w:val="nil"/>
              <w:bottom w:val="single" w:sz="4" w:space="0" w:color="auto"/>
              <w:right w:val="single" w:sz="8" w:space="0" w:color="auto"/>
            </w:tcBorders>
            <w:shd w:val="clear" w:color="auto" w:fill="auto"/>
            <w:noWrap/>
            <w:vAlign w:val="bottom"/>
            <w:hideMark/>
          </w:tcPr>
          <w:p w14:paraId="0BF94CD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2A062CEB"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760B7A2E"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6</w:t>
            </w:r>
          </w:p>
        </w:tc>
        <w:tc>
          <w:tcPr>
            <w:tcW w:w="1249" w:type="pct"/>
            <w:tcBorders>
              <w:top w:val="nil"/>
              <w:left w:val="nil"/>
              <w:bottom w:val="single" w:sz="4" w:space="0" w:color="auto"/>
              <w:right w:val="single" w:sz="4" w:space="0" w:color="auto"/>
            </w:tcBorders>
            <w:shd w:val="clear" w:color="auto" w:fill="auto"/>
            <w:noWrap/>
            <w:vAlign w:val="bottom"/>
            <w:hideMark/>
          </w:tcPr>
          <w:p w14:paraId="315B3A10"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Tuesday, August 13, 2024</w:t>
            </w:r>
          </w:p>
        </w:tc>
        <w:tc>
          <w:tcPr>
            <w:tcW w:w="368" w:type="pct"/>
            <w:tcBorders>
              <w:top w:val="nil"/>
              <w:left w:val="nil"/>
              <w:bottom w:val="single" w:sz="4" w:space="0" w:color="auto"/>
              <w:right w:val="single" w:sz="4" w:space="0" w:color="auto"/>
            </w:tcBorders>
            <w:shd w:val="clear" w:color="auto" w:fill="auto"/>
            <w:noWrap/>
            <w:vAlign w:val="bottom"/>
            <w:hideMark/>
          </w:tcPr>
          <w:p w14:paraId="13CF3B5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7.90</w:t>
            </w:r>
          </w:p>
        </w:tc>
        <w:tc>
          <w:tcPr>
            <w:tcW w:w="368" w:type="pct"/>
            <w:tcBorders>
              <w:top w:val="nil"/>
              <w:left w:val="nil"/>
              <w:bottom w:val="single" w:sz="4" w:space="0" w:color="auto"/>
              <w:right w:val="single" w:sz="4" w:space="0" w:color="auto"/>
            </w:tcBorders>
            <w:shd w:val="clear" w:color="auto" w:fill="auto"/>
            <w:noWrap/>
            <w:vAlign w:val="bottom"/>
            <w:hideMark/>
          </w:tcPr>
          <w:p w14:paraId="1023ABE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w:t>
            </w:r>
          </w:p>
        </w:tc>
        <w:tc>
          <w:tcPr>
            <w:tcW w:w="368" w:type="pct"/>
            <w:tcBorders>
              <w:top w:val="nil"/>
              <w:left w:val="nil"/>
              <w:bottom w:val="single" w:sz="4" w:space="0" w:color="auto"/>
              <w:right w:val="single" w:sz="4" w:space="0" w:color="auto"/>
            </w:tcBorders>
            <w:shd w:val="clear" w:color="auto" w:fill="auto"/>
            <w:noWrap/>
            <w:vAlign w:val="bottom"/>
            <w:hideMark/>
          </w:tcPr>
          <w:p w14:paraId="4385B09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140.95</w:t>
            </w:r>
          </w:p>
        </w:tc>
        <w:tc>
          <w:tcPr>
            <w:tcW w:w="368" w:type="pct"/>
            <w:tcBorders>
              <w:top w:val="nil"/>
              <w:left w:val="nil"/>
              <w:bottom w:val="single" w:sz="4" w:space="0" w:color="auto"/>
              <w:right w:val="single" w:sz="4" w:space="0" w:color="auto"/>
            </w:tcBorders>
            <w:shd w:val="clear" w:color="auto" w:fill="auto"/>
            <w:noWrap/>
            <w:vAlign w:val="bottom"/>
            <w:hideMark/>
          </w:tcPr>
          <w:p w14:paraId="7AD3EF6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377</w:t>
            </w:r>
          </w:p>
        </w:tc>
        <w:tc>
          <w:tcPr>
            <w:tcW w:w="390" w:type="pct"/>
            <w:tcBorders>
              <w:top w:val="nil"/>
              <w:left w:val="nil"/>
              <w:bottom w:val="single" w:sz="4" w:space="0" w:color="auto"/>
              <w:right w:val="single" w:sz="4" w:space="0" w:color="auto"/>
            </w:tcBorders>
            <w:shd w:val="clear" w:color="auto" w:fill="auto"/>
            <w:noWrap/>
            <w:vAlign w:val="bottom"/>
            <w:hideMark/>
          </w:tcPr>
          <w:p w14:paraId="2F95751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13B94E9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4707E36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14AB87E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49</w:t>
            </w:r>
          </w:p>
        </w:tc>
        <w:tc>
          <w:tcPr>
            <w:tcW w:w="394" w:type="pct"/>
            <w:tcBorders>
              <w:top w:val="nil"/>
              <w:left w:val="nil"/>
              <w:bottom w:val="single" w:sz="4" w:space="0" w:color="auto"/>
              <w:right w:val="single" w:sz="8" w:space="0" w:color="auto"/>
            </w:tcBorders>
            <w:shd w:val="clear" w:color="auto" w:fill="auto"/>
            <w:noWrap/>
            <w:vAlign w:val="bottom"/>
            <w:hideMark/>
          </w:tcPr>
          <w:p w14:paraId="1389D6E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63FD45BC"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49F5F469"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7</w:t>
            </w:r>
          </w:p>
        </w:tc>
        <w:tc>
          <w:tcPr>
            <w:tcW w:w="1249" w:type="pct"/>
            <w:tcBorders>
              <w:top w:val="nil"/>
              <w:left w:val="nil"/>
              <w:bottom w:val="single" w:sz="4" w:space="0" w:color="auto"/>
              <w:right w:val="single" w:sz="4" w:space="0" w:color="auto"/>
            </w:tcBorders>
            <w:shd w:val="clear" w:color="auto" w:fill="auto"/>
            <w:noWrap/>
            <w:vAlign w:val="bottom"/>
            <w:hideMark/>
          </w:tcPr>
          <w:p w14:paraId="7BAE2D18"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Wednesday, August 14, 2024</w:t>
            </w:r>
          </w:p>
        </w:tc>
        <w:tc>
          <w:tcPr>
            <w:tcW w:w="368" w:type="pct"/>
            <w:tcBorders>
              <w:top w:val="nil"/>
              <w:left w:val="nil"/>
              <w:bottom w:val="single" w:sz="4" w:space="0" w:color="auto"/>
              <w:right w:val="single" w:sz="4" w:space="0" w:color="auto"/>
            </w:tcBorders>
            <w:shd w:val="clear" w:color="auto" w:fill="auto"/>
            <w:noWrap/>
            <w:vAlign w:val="bottom"/>
            <w:hideMark/>
          </w:tcPr>
          <w:p w14:paraId="6404E07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7.90</w:t>
            </w:r>
          </w:p>
        </w:tc>
        <w:tc>
          <w:tcPr>
            <w:tcW w:w="368" w:type="pct"/>
            <w:tcBorders>
              <w:top w:val="nil"/>
              <w:left w:val="nil"/>
              <w:bottom w:val="single" w:sz="4" w:space="0" w:color="auto"/>
              <w:right w:val="single" w:sz="4" w:space="0" w:color="auto"/>
            </w:tcBorders>
            <w:shd w:val="clear" w:color="auto" w:fill="auto"/>
            <w:noWrap/>
            <w:vAlign w:val="bottom"/>
            <w:hideMark/>
          </w:tcPr>
          <w:p w14:paraId="2A23FAB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w:t>
            </w:r>
          </w:p>
        </w:tc>
        <w:tc>
          <w:tcPr>
            <w:tcW w:w="368" w:type="pct"/>
            <w:tcBorders>
              <w:top w:val="nil"/>
              <w:left w:val="nil"/>
              <w:bottom w:val="single" w:sz="4" w:space="0" w:color="auto"/>
              <w:right w:val="single" w:sz="4" w:space="0" w:color="auto"/>
            </w:tcBorders>
            <w:shd w:val="clear" w:color="auto" w:fill="auto"/>
            <w:noWrap/>
            <w:vAlign w:val="bottom"/>
            <w:hideMark/>
          </w:tcPr>
          <w:p w14:paraId="41551A6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140.95</w:t>
            </w:r>
          </w:p>
        </w:tc>
        <w:tc>
          <w:tcPr>
            <w:tcW w:w="368" w:type="pct"/>
            <w:tcBorders>
              <w:top w:val="nil"/>
              <w:left w:val="nil"/>
              <w:bottom w:val="single" w:sz="4" w:space="0" w:color="auto"/>
              <w:right w:val="single" w:sz="4" w:space="0" w:color="auto"/>
            </w:tcBorders>
            <w:shd w:val="clear" w:color="auto" w:fill="auto"/>
            <w:noWrap/>
            <w:vAlign w:val="bottom"/>
            <w:hideMark/>
          </w:tcPr>
          <w:p w14:paraId="78E229B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377</w:t>
            </w:r>
          </w:p>
        </w:tc>
        <w:tc>
          <w:tcPr>
            <w:tcW w:w="390" w:type="pct"/>
            <w:tcBorders>
              <w:top w:val="nil"/>
              <w:left w:val="nil"/>
              <w:bottom w:val="single" w:sz="4" w:space="0" w:color="auto"/>
              <w:right w:val="single" w:sz="4" w:space="0" w:color="auto"/>
            </w:tcBorders>
            <w:shd w:val="clear" w:color="auto" w:fill="auto"/>
            <w:noWrap/>
            <w:vAlign w:val="bottom"/>
            <w:hideMark/>
          </w:tcPr>
          <w:p w14:paraId="17685FC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1A30060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3F640A1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7BE4F6F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49</w:t>
            </w:r>
          </w:p>
        </w:tc>
        <w:tc>
          <w:tcPr>
            <w:tcW w:w="394" w:type="pct"/>
            <w:tcBorders>
              <w:top w:val="nil"/>
              <w:left w:val="nil"/>
              <w:bottom w:val="single" w:sz="4" w:space="0" w:color="auto"/>
              <w:right w:val="single" w:sz="8" w:space="0" w:color="auto"/>
            </w:tcBorders>
            <w:shd w:val="clear" w:color="auto" w:fill="auto"/>
            <w:noWrap/>
            <w:vAlign w:val="bottom"/>
            <w:hideMark/>
          </w:tcPr>
          <w:p w14:paraId="19E43CC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4BF1FE48"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06691F28"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8</w:t>
            </w:r>
          </w:p>
        </w:tc>
        <w:tc>
          <w:tcPr>
            <w:tcW w:w="1249" w:type="pct"/>
            <w:tcBorders>
              <w:top w:val="nil"/>
              <w:left w:val="nil"/>
              <w:bottom w:val="single" w:sz="4" w:space="0" w:color="auto"/>
              <w:right w:val="single" w:sz="4" w:space="0" w:color="auto"/>
            </w:tcBorders>
            <w:shd w:val="clear" w:color="auto" w:fill="auto"/>
            <w:noWrap/>
            <w:vAlign w:val="bottom"/>
            <w:hideMark/>
          </w:tcPr>
          <w:p w14:paraId="09DCFD8D"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Thursday, August 15, 2024</w:t>
            </w:r>
          </w:p>
        </w:tc>
        <w:tc>
          <w:tcPr>
            <w:tcW w:w="368" w:type="pct"/>
            <w:tcBorders>
              <w:top w:val="nil"/>
              <w:left w:val="nil"/>
              <w:bottom w:val="single" w:sz="4" w:space="0" w:color="auto"/>
              <w:right w:val="single" w:sz="4" w:space="0" w:color="auto"/>
            </w:tcBorders>
            <w:shd w:val="clear" w:color="auto" w:fill="auto"/>
            <w:noWrap/>
            <w:vAlign w:val="bottom"/>
            <w:hideMark/>
          </w:tcPr>
          <w:p w14:paraId="7DF7D0A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7.77</w:t>
            </w:r>
          </w:p>
        </w:tc>
        <w:tc>
          <w:tcPr>
            <w:tcW w:w="368" w:type="pct"/>
            <w:tcBorders>
              <w:top w:val="nil"/>
              <w:left w:val="nil"/>
              <w:bottom w:val="single" w:sz="4" w:space="0" w:color="auto"/>
              <w:right w:val="single" w:sz="4" w:space="0" w:color="auto"/>
            </w:tcBorders>
            <w:shd w:val="clear" w:color="auto" w:fill="auto"/>
            <w:noWrap/>
            <w:vAlign w:val="bottom"/>
            <w:hideMark/>
          </w:tcPr>
          <w:p w14:paraId="270C8CF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68" w:type="pct"/>
            <w:tcBorders>
              <w:top w:val="nil"/>
              <w:left w:val="nil"/>
              <w:bottom w:val="single" w:sz="4" w:space="0" w:color="auto"/>
              <w:right w:val="single" w:sz="4" w:space="0" w:color="auto"/>
            </w:tcBorders>
            <w:shd w:val="clear" w:color="auto" w:fill="auto"/>
            <w:noWrap/>
            <w:vAlign w:val="bottom"/>
            <w:hideMark/>
          </w:tcPr>
          <w:p w14:paraId="27894BD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138.81</w:t>
            </w:r>
          </w:p>
        </w:tc>
        <w:tc>
          <w:tcPr>
            <w:tcW w:w="368" w:type="pct"/>
            <w:tcBorders>
              <w:top w:val="nil"/>
              <w:left w:val="nil"/>
              <w:bottom w:val="single" w:sz="4" w:space="0" w:color="auto"/>
              <w:right w:val="single" w:sz="4" w:space="0" w:color="auto"/>
            </w:tcBorders>
            <w:shd w:val="clear" w:color="auto" w:fill="auto"/>
            <w:noWrap/>
            <w:vAlign w:val="bottom"/>
            <w:hideMark/>
          </w:tcPr>
          <w:p w14:paraId="592EEB4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348</w:t>
            </w:r>
          </w:p>
        </w:tc>
        <w:tc>
          <w:tcPr>
            <w:tcW w:w="390" w:type="pct"/>
            <w:tcBorders>
              <w:top w:val="nil"/>
              <w:left w:val="nil"/>
              <w:bottom w:val="single" w:sz="4" w:space="0" w:color="auto"/>
              <w:right w:val="single" w:sz="4" w:space="0" w:color="auto"/>
            </w:tcBorders>
            <w:shd w:val="clear" w:color="auto" w:fill="auto"/>
            <w:noWrap/>
            <w:vAlign w:val="bottom"/>
            <w:hideMark/>
          </w:tcPr>
          <w:p w14:paraId="7804751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5E0C774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16</w:t>
            </w:r>
          </w:p>
        </w:tc>
        <w:tc>
          <w:tcPr>
            <w:tcW w:w="368" w:type="pct"/>
            <w:tcBorders>
              <w:top w:val="nil"/>
              <w:left w:val="nil"/>
              <w:bottom w:val="single" w:sz="4" w:space="0" w:color="auto"/>
              <w:right w:val="single" w:sz="4" w:space="0" w:color="auto"/>
            </w:tcBorders>
            <w:shd w:val="clear" w:color="auto" w:fill="auto"/>
            <w:noWrap/>
            <w:vAlign w:val="bottom"/>
            <w:hideMark/>
          </w:tcPr>
          <w:p w14:paraId="1F47BD2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1E31228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33</w:t>
            </w:r>
          </w:p>
        </w:tc>
        <w:tc>
          <w:tcPr>
            <w:tcW w:w="394" w:type="pct"/>
            <w:tcBorders>
              <w:top w:val="nil"/>
              <w:left w:val="nil"/>
              <w:bottom w:val="single" w:sz="4" w:space="0" w:color="auto"/>
              <w:right w:val="single" w:sz="8" w:space="0" w:color="auto"/>
            </w:tcBorders>
            <w:shd w:val="clear" w:color="auto" w:fill="auto"/>
            <w:noWrap/>
            <w:vAlign w:val="bottom"/>
            <w:hideMark/>
          </w:tcPr>
          <w:p w14:paraId="5E06F50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131E59FC"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1DB4DE9C"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9</w:t>
            </w:r>
          </w:p>
        </w:tc>
        <w:tc>
          <w:tcPr>
            <w:tcW w:w="1249" w:type="pct"/>
            <w:tcBorders>
              <w:top w:val="nil"/>
              <w:left w:val="nil"/>
              <w:bottom w:val="single" w:sz="4" w:space="0" w:color="auto"/>
              <w:right w:val="single" w:sz="4" w:space="0" w:color="auto"/>
            </w:tcBorders>
            <w:shd w:val="clear" w:color="auto" w:fill="auto"/>
            <w:noWrap/>
            <w:vAlign w:val="bottom"/>
            <w:hideMark/>
          </w:tcPr>
          <w:p w14:paraId="3ECCC0F7"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Friday, August 16, 2024</w:t>
            </w:r>
          </w:p>
        </w:tc>
        <w:tc>
          <w:tcPr>
            <w:tcW w:w="368" w:type="pct"/>
            <w:tcBorders>
              <w:top w:val="nil"/>
              <w:left w:val="nil"/>
              <w:bottom w:val="single" w:sz="4" w:space="0" w:color="auto"/>
              <w:right w:val="single" w:sz="4" w:space="0" w:color="auto"/>
            </w:tcBorders>
            <w:shd w:val="clear" w:color="auto" w:fill="auto"/>
            <w:noWrap/>
            <w:vAlign w:val="bottom"/>
            <w:hideMark/>
          </w:tcPr>
          <w:p w14:paraId="5013A9B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7.83</w:t>
            </w:r>
          </w:p>
        </w:tc>
        <w:tc>
          <w:tcPr>
            <w:tcW w:w="368" w:type="pct"/>
            <w:tcBorders>
              <w:top w:val="nil"/>
              <w:left w:val="nil"/>
              <w:bottom w:val="single" w:sz="4" w:space="0" w:color="auto"/>
              <w:right w:val="single" w:sz="4" w:space="0" w:color="auto"/>
            </w:tcBorders>
            <w:shd w:val="clear" w:color="auto" w:fill="auto"/>
            <w:noWrap/>
            <w:vAlign w:val="bottom"/>
            <w:hideMark/>
          </w:tcPr>
          <w:p w14:paraId="1D6266C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8</w:t>
            </w:r>
          </w:p>
        </w:tc>
        <w:tc>
          <w:tcPr>
            <w:tcW w:w="368" w:type="pct"/>
            <w:tcBorders>
              <w:top w:val="nil"/>
              <w:left w:val="nil"/>
              <w:bottom w:val="single" w:sz="4" w:space="0" w:color="auto"/>
              <w:right w:val="single" w:sz="4" w:space="0" w:color="auto"/>
            </w:tcBorders>
            <w:shd w:val="clear" w:color="auto" w:fill="auto"/>
            <w:noWrap/>
            <w:vAlign w:val="bottom"/>
            <w:hideMark/>
          </w:tcPr>
          <w:p w14:paraId="630D10C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136.08</w:t>
            </w:r>
          </w:p>
        </w:tc>
        <w:tc>
          <w:tcPr>
            <w:tcW w:w="368" w:type="pct"/>
            <w:tcBorders>
              <w:top w:val="nil"/>
              <w:left w:val="nil"/>
              <w:bottom w:val="single" w:sz="4" w:space="0" w:color="auto"/>
              <w:right w:val="single" w:sz="4" w:space="0" w:color="auto"/>
            </w:tcBorders>
            <w:shd w:val="clear" w:color="auto" w:fill="auto"/>
            <w:noWrap/>
            <w:vAlign w:val="bottom"/>
            <w:hideMark/>
          </w:tcPr>
          <w:p w14:paraId="074A204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330</w:t>
            </w:r>
          </w:p>
        </w:tc>
        <w:tc>
          <w:tcPr>
            <w:tcW w:w="390" w:type="pct"/>
            <w:tcBorders>
              <w:top w:val="nil"/>
              <w:left w:val="nil"/>
              <w:bottom w:val="single" w:sz="4" w:space="0" w:color="auto"/>
              <w:right w:val="single" w:sz="4" w:space="0" w:color="auto"/>
            </w:tcBorders>
            <w:shd w:val="clear" w:color="auto" w:fill="auto"/>
            <w:noWrap/>
            <w:vAlign w:val="bottom"/>
            <w:hideMark/>
          </w:tcPr>
          <w:p w14:paraId="41C5FAA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632E640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16</w:t>
            </w:r>
          </w:p>
        </w:tc>
        <w:tc>
          <w:tcPr>
            <w:tcW w:w="368" w:type="pct"/>
            <w:tcBorders>
              <w:top w:val="nil"/>
              <w:left w:val="nil"/>
              <w:bottom w:val="single" w:sz="4" w:space="0" w:color="auto"/>
              <w:right w:val="single" w:sz="4" w:space="0" w:color="auto"/>
            </w:tcBorders>
            <w:shd w:val="clear" w:color="auto" w:fill="auto"/>
            <w:noWrap/>
            <w:vAlign w:val="bottom"/>
            <w:hideMark/>
          </w:tcPr>
          <w:p w14:paraId="05BFA48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241795E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30</w:t>
            </w:r>
          </w:p>
        </w:tc>
        <w:tc>
          <w:tcPr>
            <w:tcW w:w="394" w:type="pct"/>
            <w:tcBorders>
              <w:top w:val="nil"/>
              <w:left w:val="nil"/>
              <w:bottom w:val="single" w:sz="4" w:space="0" w:color="auto"/>
              <w:right w:val="single" w:sz="8" w:space="0" w:color="auto"/>
            </w:tcBorders>
            <w:shd w:val="clear" w:color="auto" w:fill="auto"/>
            <w:noWrap/>
            <w:vAlign w:val="bottom"/>
            <w:hideMark/>
          </w:tcPr>
          <w:p w14:paraId="37DF787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36743B06"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0E6ED4B8"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10</w:t>
            </w:r>
          </w:p>
        </w:tc>
        <w:tc>
          <w:tcPr>
            <w:tcW w:w="1249" w:type="pct"/>
            <w:tcBorders>
              <w:top w:val="nil"/>
              <w:left w:val="nil"/>
              <w:bottom w:val="single" w:sz="4" w:space="0" w:color="auto"/>
              <w:right w:val="single" w:sz="4" w:space="0" w:color="auto"/>
            </w:tcBorders>
            <w:shd w:val="clear" w:color="auto" w:fill="auto"/>
            <w:noWrap/>
            <w:vAlign w:val="bottom"/>
            <w:hideMark/>
          </w:tcPr>
          <w:p w14:paraId="4CE344D9"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Saturday, August 17, 2024</w:t>
            </w:r>
          </w:p>
        </w:tc>
        <w:tc>
          <w:tcPr>
            <w:tcW w:w="368" w:type="pct"/>
            <w:tcBorders>
              <w:top w:val="nil"/>
              <w:left w:val="nil"/>
              <w:bottom w:val="single" w:sz="4" w:space="0" w:color="auto"/>
              <w:right w:val="single" w:sz="4" w:space="0" w:color="auto"/>
            </w:tcBorders>
            <w:shd w:val="clear" w:color="auto" w:fill="auto"/>
            <w:noWrap/>
            <w:vAlign w:val="bottom"/>
            <w:hideMark/>
          </w:tcPr>
          <w:p w14:paraId="45D526E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7.83</w:t>
            </w:r>
          </w:p>
        </w:tc>
        <w:tc>
          <w:tcPr>
            <w:tcW w:w="368" w:type="pct"/>
            <w:tcBorders>
              <w:top w:val="nil"/>
              <w:left w:val="nil"/>
              <w:bottom w:val="single" w:sz="4" w:space="0" w:color="auto"/>
              <w:right w:val="single" w:sz="4" w:space="0" w:color="auto"/>
            </w:tcBorders>
            <w:shd w:val="clear" w:color="auto" w:fill="auto"/>
            <w:noWrap/>
            <w:vAlign w:val="bottom"/>
            <w:hideMark/>
          </w:tcPr>
          <w:p w14:paraId="1D423F3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w:t>
            </w:r>
          </w:p>
        </w:tc>
        <w:tc>
          <w:tcPr>
            <w:tcW w:w="368" w:type="pct"/>
            <w:tcBorders>
              <w:top w:val="nil"/>
              <w:left w:val="nil"/>
              <w:bottom w:val="single" w:sz="4" w:space="0" w:color="auto"/>
              <w:right w:val="single" w:sz="4" w:space="0" w:color="auto"/>
            </w:tcBorders>
            <w:shd w:val="clear" w:color="auto" w:fill="auto"/>
            <w:noWrap/>
            <w:vAlign w:val="bottom"/>
            <w:hideMark/>
          </w:tcPr>
          <w:p w14:paraId="1180E06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138.61</w:t>
            </w:r>
          </w:p>
        </w:tc>
        <w:tc>
          <w:tcPr>
            <w:tcW w:w="368" w:type="pct"/>
            <w:tcBorders>
              <w:top w:val="nil"/>
              <w:left w:val="nil"/>
              <w:bottom w:val="single" w:sz="4" w:space="0" w:color="auto"/>
              <w:right w:val="single" w:sz="4" w:space="0" w:color="auto"/>
            </w:tcBorders>
            <w:shd w:val="clear" w:color="auto" w:fill="auto"/>
            <w:noWrap/>
            <w:vAlign w:val="bottom"/>
            <w:hideMark/>
          </w:tcPr>
          <w:p w14:paraId="182D8FB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346</w:t>
            </w:r>
          </w:p>
        </w:tc>
        <w:tc>
          <w:tcPr>
            <w:tcW w:w="390" w:type="pct"/>
            <w:tcBorders>
              <w:top w:val="nil"/>
              <w:left w:val="nil"/>
              <w:bottom w:val="single" w:sz="4" w:space="0" w:color="auto"/>
              <w:right w:val="single" w:sz="4" w:space="0" w:color="auto"/>
            </w:tcBorders>
            <w:shd w:val="clear" w:color="auto" w:fill="auto"/>
            <w:noWrap/>
            <w:vAlign w:val="bottom"/>
            <w:hideMark/>
          </w:tcPr>
          <w:p w14:paraId="26EEE6C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36171EF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16</w:t>
            </w:r>
          </w:p>
        </w:tc>
        <w:tc>
          <w:tcPr>
            <w:tcW w:w="368" w:type="pct"/>
            <w:tcBorders>
              <w:top w:val="nil"/>
              <w:left w:val="nil"/>
              <w:bottom w:val="single" w:sz="4" w:space="0" w:color="auto"/>
              <w:right w:val="single" w:sz="4" w:space="0" w:color="auto"/>
            </w:tcBorders>
            <w:shd w:val="clear" w:color="auto" w:fill="auto"/>
            <w:noWrap/>
            <w:vAlign w:val="bottom"/>
            <w:hideMark/>
          </w:tcPr>
          <w:p w14:paraId="300C44B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61B62AC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27</w:t>
            </w:r>
          </w:p>
        </w:tc>
        <w:tc>
          <w:tcPr>
            <w:tcW w:w="394" w:type="pct"/>
            <w:tcBorders>
              <w:top w:val="nil"/>
              <w:left w:val="nil"/>
              <w:bottom w:val="single" w:sz="4" w:space="0" w:color="auto"/>
              <w:right w:val="single" w:sz="8" w:space="0" w:color="auto"/>
            </w:tcBorders>
            <w:shd w:val="clear" w:color="auto" w:fill="auto"/>
            <w:noWrap/>
            <w:vAlign w:val="bottom"/>
            <w:hideMark/>
          </w:tcPr>
          <w:p w14:paraId="2493000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6AE0088C"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2409170B"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11</w:t>
            </w:r>
          </w:p>
        </w:tc>
        <w:tc>
          <w:tcPr>
            <w:tcW w:w="1249" w:type="pct"/>
            <w:tcBorders>
              <w:top w:val="nil"/>
              <w:left w:val="nil"/>
              <w:bottom w:val="single" w:sz="4" w:space="0" w:color="auto"/>
              <w:right w:val="single" w:sz="4" w:space="0" w:color="auto"/>
            </w:tcBorders>
            <w:shd w:val="clear" w:color="auto" w:fill="auto"/>
            <w:noWrap/>
            <w:vAlign w:val="bottom"/>
            <w:hideMark/>
          </w:tcPr>
          <w:p w14:paraId="0BC5CDE0"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Sunday, August 18, 2024</w:t>
            </w:r>
          </w:p>
        </w:tc>
        <w:tc>
          <w:tcPr>
            <w:tcW w:w="368" w:type="pct"/>
            <w:tcBorders>
              <w:top w:val="nil"/>
              <w:left w:val="nil"/>
              <w:bottom w:val="single" w:sz="4" w:space="0" w:color="auto"/>
              <w:right w:val="single" w:sz="4" w:space="0" w:color="auto"/>
            </w:tcBorders>
            <w:shd w:val="clear" w:color="auto" w:fill="auto"/>
            <w:noWrap/>
            <w:vAlign w:val="bottom"/>
            <w:hideMark/>
          </w:tcPr>
          <w:p w14:paraId="3E77CBC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7.59</w:t>
            </w:r>
          </w:p>
        </w:tc>
        <w:tc>
          <w:tcPr>
            <w:tcW w:w="368" w:type="pct"/>
            <w:tcBorders>
              <w:top w:val="nil"/>
              <w:left w:val="nil"/>
              <w:bottom w:val="single" w:sz="4" w:space="0" w:color="auto"/>
              <w:right w:val="single" w:sz="4" w:space="0" w:color="auto"/>
            </w:tcBorders>
            <w:shd w:val="clear" w:color="auto" w:fill="auto"/>
            <w:noWrap/>
            <w:vAlign w:val="bottom"/>
            <w:hideMark/>
          </w:tcPr>
          <w:p w14:paraId="14D1CDD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21</w:t>
            </w:r>
          </w:p>
        </w:tc>
        <w:tc>
          <w:tcPr>
            <w:tcW w:w="368" w:type="pct"/>
            <w:tcBorders>
              <w:top w:val="nil"/>
              <w:left w:val="nil"/>
              <w:bottom w:val="single" w:sz="4" w:space="0" w:color="auto"/>
              <w:right w:val="single" w:sz="4" w:space="0" w:color="auto"/>
            </w:tcBorders>
            <w:shd w:val="clear" w:color="auto" w:fill="auto"/>
            <w:noWrap/>
            <w:vAlign w:val="bottom"/>
            <w:hideMark/>
          </w:tcPr>
          <w:p w14:paraId="4FD17EB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145.27</w:t>
            </w:r>
          </w:p>
        </w:tc>
        <w:tc>
          <w:tcPr>
            <w:tcW w:w="368" w:type="pct"/>
            <w:tcBorders>
              <w:top w:val="nil"/>
              <w:left w:val="nil"/>
              <w:bottom w:val="single" w:sz="4" w:space="0" w:color="auto"/>
              <w:right w:val="single" w:sz="4" w:space="0" w:color="auto"/>
            </w:tcBorders>
            <w:shd w:val="clear" w:color="auto" w:fill="auto"/>
            <w:noWrap/>
            <w:vAlign w:val="bottom"/>
            <w:hideMark/>
          </w:tcPr>
          <w:p w14:paraId="32F6869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377</w:t>
            </w:r>
          </w:p>
        </w:tc>
        <w:tc>
          <w:tcPr>
            <w:tcW w:w="390" w:type="pct"/>
            <w:tcBorders>
              <w:top w:val="nil"/>
              <w:left w:val="nil"/>
              <w:bottom w:val="single" w:sz="4" w:space="0" w:color="auto"/>
              <w:right w:val="single" w:sz="4" w:space="0" w:color="auto"/>
            </w:tcBorders>
            <w:shd w:val="clear" w:color="auto" w:fill="auto"/>
            <w:noWrap/>
            <w:vAlign w:val="bottom"/>
            <w:hideMark/>
          </w:tcPr>
          <w:p w14:paraId="36957E4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201B6C6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571B4F4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4DBCA9F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28</w:t>
            </w:r>
          </w:p>
        </w:tc>
        <w:tc>
          <w:tcPr>
            <w:tcW w:w="394" w:type="pct"/>
            <w:tcBorders>
              <w:top w:val="nil"/>
              <w:left w:val="nil"/>
              <w:bottom w:val="single" w:sz="4" w:space="0" w:color="auto"/>
              <w:right w:val="single" w:sz="8" w:space="0" w:color="auto"/>
            </w:tcBorders>
            <w:shd w:val="clear" w:color="auto" w:fill="auto"/>
            <w:noWrap/>
            <w:vAlign w:val="bottom"/>
            <w:hideMark/>
          </w:tcPr>
          <w:p w14:paraId="59D210E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1147C99E"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2FB4C265"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12</w:t>
            </w:r>
          </w:p>
        </w:tc>
        <w:tc>
          <w:tcPr>
            <w:tcW w:w="1249" w:type="pct"/>
            <w:tcBorders>
              <w:top w:val="nil"/>
              <w:left w:val="nil"/>
              <w:bottom w:val="single" w:sz="4" w:space="0" w:color="auto"/>
              <w:right w:val="single" w:sz="4" w:space="0" w:color="auto"/>
            </w:tcBorders>
            <w:shd w:val="clear" w:color="auto" w:fill="auto"/>
            <w:noWrap/>
            <w:vAlign w:val="bottom"/>
            <w:hideMark/>
          </w:tcPr>
          <w:p w14:paraId="449266F2"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Monday, August 19, 2024</w:t>
            </w:r>
          </w:p>
        </w:tc>
        <w:tc>
          <w:tcPr>
            <w:tcW w:w="368" w:type="pct"/>
            <w:tcBorders>
              <w:top w:val="nil"/>
              <w:left w:val="nil"/>
              <w:bottom w:val="single" w:sz="4" w:space="0" w:color="auto"/>
              <w:right w:val="single" w:sz="4" w:space="0" w:color="auto"/>
            </w:tcBorders>
            <w:shd w:val="clear" w:color="auto" w:fill="auto"/>
            <w:noWrap/>
            <w:vAlign w:val="bottom"/>
            <w:hideMark/>
          </w:tcPr>
          <w:p w14:paraId="3F842BF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7.38</w:t>
            </w:r>
          </w:p>
        </w:tc>
        <w:tc>
          <w:tcPr>
            <w:tcW w:w="368" w:type="pct"/>
            <w:tcBorders>
              <w:top w:val="nil"/>
              <w:left w:val="nil"/>
              <w:bottom w:val="single" w:sz="4" w:space="0" w:color="auto"/>
              <w:right w:val="single" w:sz="4" w:space="0" w:color="auto"/>
            </w:tcBorders>
            <w:shd w:val="clear" w:color="auto" w:fill="auto"/>
            <w:noWrap/>
            <w:vAlign w:val="bottom"/>
            <w:hideMark/>
          </w:tcPr>
          <w:p w14:paraId="4C97FC6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23</w:t>
            </w:r>
          </w:p>
        </w:tc>
        <w:tc>
          <w:tcPr>
            <w:tcW w:w="368" w:type="pct"/>
            <w:tcBorders>
              <w:top w:val="nil"/>
              <w:left w:val="nil"/>
              <w:bottom w:val="single" w:sz="4" w:space="0" w:color="auto"/>
              <w:right w:val="single" w:sz="4" w:space="0" w:color="auto"/>
            </w:tcBorders>
            <w:shd w:val="clear" w:color="auto" w:fill="auto"/>
            <w:noWrap/>
            <w:vAlign w:val="bottom"/>
            <w:hideMark/>
          </w:tcPr>
          <w:p w14:paraId="7DBAA21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145.46</w:t>
            </w:r>
          </w:p>
        </w:tc>
        <w:tc>
          <w:tcPr>
            <w:tcW w:w="368" w:type="pct"/>
            <w:tcBorders>
              <w:top w:val="nil"/>
              <w:left w:val="nil"/>
              <w:bottom w:val="single" w:sz="4" w:space="0" w:color="auto"/>
              <w:right w:val="single" w:sz="4" w:space="0" w:color="auto"/>
            </w:tcBorders>
            <w:shd w:val="clear" w:color="auto" w:fill="auto"/>
            <w:noWrap/>
            <w:vAlign w:val="bottom"/>
            <w:hideMark/>
          </w:tcPr>
          <w:p w14:paraId="7BE8CEF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386</w:t>
            </w:r>
          </w:p>
        </w:tc>
        <w:tc>
          <w:tcPr>
            <w:tcW w:w="390" w:type="pct"/>
            <w:tcBorders>
              <w:top w:val="nil"/>
              <w:left w:val="nil"/>
              <w:bottom w:val="single" w:sz="4" w:space="0" w:color="auto"/>
              <w:right w:val="single" w:sz="4" w:space="0" w:color="auto"/>
            </w:tcBorders>
            <w:shd w:val="clear" w:color="auto" w:fill="auto"/>
            <w:noWrap/>
            <w:vAlign w:val="bottom"/>
            <w:hideMark/>
          </w:tcPr>
          <w:p w14:paraId="2D59347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523DDB5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2A14A85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758A141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25</w:t>
            </w:r>
          </w:p>
        </w:tc>
        <w:tc>
          <w:tcPr>
            <w:tcW w:w="394" w:type="pct"/>
            <w:tcBorders>
              <w:top w:val="nil"/>
              <w:left w:val="nil"/>
              <w:bottom w:val="single" w:sz="4" w:space="0" w:color="auto"/>
              <w:right w:val="single" w:sz="8" w:space="0" w:color="auto"/>
            </w:tcBorders>
            <w:shd w:val="clear" w:color="auto" w:fill="auto"/>
            <w:noWrap/>
            <w:vAlign w:val="bottom"/>
            <w:hideMark/>
          </w:tcPr>
          <w:p w14:paraId="4D31F9C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600F8634"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0A0E7E14"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13</w:t>
            </w:r>
          </w:p>
        </w:tc>
        <w:tc>
          <w:tcPr>
            <w:tcW w:w="1249" w:type="pct"/>
            <w:tcBorders>
              <w:top w:val="nil"/>
              <w:left w:val="nil"/>
              <w:bottom w:val="single" w:sz="4" w:space="0" w:color="auto"/>
              <w:right w:val="single" w:sz="4" w:space="0" w:color="auto"/>
            </w:tcBorders>
            <w:shd w:val="clear" w:color="auto" w:fill="auto"/>
            <w:noWrap/>
            <w:vAlign w:val="bottom"/>
            <w:hideMark/>
          </w:tcPr>
          <w:p w14:paraId="69078A46"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Tuesday, August 20, 2024</w:t>
            </w:r>
          </w:p>
        </w:tc>
        <w:tc>
          <w:tcPr>
            <w:tcW w:w="368" w:type="pct"/>
            <w:tcBorders>
              <w:top w:val="nil"/>
              <w:left w:val="nil"/>
              <w:bottom w:val="single" w:sz="4" w:space="0" w:color="auto"/>
              <w:right w:val="single" w:sz="4" w:space="0" w:color="auto"/>
            </w:tcBorders>
            <w:shd w:val="clear" w:color="auto" w:fill="auto"/>
            <w:noWrap/>
            <w:vAlign w:val="bottom"/>
            <w:hideMark/>
          </w:tcPr>
          <w:p w14:paraId="6150846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7.70</w:t>
            </w:r>
          </w:p>
        </w:tc>
        <w:tc>
          <w:tcPr>
            <w:tcW w:w="368" w:type="pct"/>
            <w:tcBorders>
              <w:top w:val="nil"/>
              <w:left w:val="nil"/>
              <w:bottom w:val="single" w:sz="4" w:space="0" w:color="auto"/>
              <w:right w:val="single" w:sz="4" w:space="0" w:color="auto"/>
            </w:tcBorders>
            <w:shd w:val="clear" w:color="auto" w:fill="auto"/>
            <w:noWrap/>
            <w:vAlign w:val="bottom"/>
            <w:hideMark/>
          </w:tcPr>
          <w:p w14:paraId="68F56A7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8</w:t>
            </w:r>
          </w:p>
        </w:tc>
        <w:tc>
          <w:tcPr>
            <w:tcW w:w="368" w:type="pct"/>
            <w:tcBorders>
              <w:top w:val="nil"/>
              <w:left w:val="nil"/>
              <w:bottom w:val="single" w:sz="4" w:space="0" w:color="auto"/>
              <w:right w:val="single" w:sz="4" w:space="0" w:color="auto"/>
            </w:tcBorders>
            <w:shd w:val="clear" w:color="auto" w:fill="auto"/>
            <w:noWrap/>
            <w:vAlign w:val="bottom"/>
            <w:hideMark/>
          </w:tcPr>
          <w:p w14:paraId="2A0256C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158.20</w:t>
            </w:r>
          </w:p>
        </w:tc>
        <w:tc>
          <w:tcPr>
            <w:tcW w:w="368" w:type="pct"/>
            <w:tcBorders>
              <w:top w:val="nil"/>
              <w:left w:val="nil"/>
              <w:bottom w:val="single" w:sz="4" w:space="0" w:color="auto"/>
              <w:right w:val="single" w:sz="4" w:space="0" w:color="auto"/>
            </w:tcBorders>
            <w:shd w:val="clear" w:color="auto" w:fill="auto"/>
            <w:noWrap/>
            <w:vAlign w:val="bottom"/>
            <w:hideMark/>
          </w:tcPr>
          <w:p w14:paraId="36C7302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461</w:t>
            </w:r>
          </w:p>
        </w:tc>
        <w:tc>
          <w:tcPr>
            <w:tcW w:w="390" w:type="pct"/>
            <w:tcBorders>
              <w:top w:val="nil"/>
              <w:left w:val="nil"/>
              <w:bottom w:val="single" w:sz="4" w:space="0" w:color="auto"/>
              <w:right w:val="single" w:sz="4" w:space="0" w:color="auto"/>
            </w:tcBorders>
            <w:shd w:val="clear" w:color="auto" w:fill="auto"/>
            <w:noWrap/>
            <w:vAlign w:val="bottom"/>
            <w:hideMark/>
          </w:tcPr>
          <w:p w14:paraId="128F6D0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2355D6F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2F23C70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0A96109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26</w:t>
            </w:r>
          </w:p>
        </w:tc>
        <w:tc>
          <w:tcPr>
            <w:tcW w:w="394" w:type="pct"/>
            <w:tcBorders>
              <w:top w:val="nil"/>
              <w:left w:val="nil"/>
              <w:bottom w:val="single" w:sz="4" w:space="0" w:color="auto"/>
              <w:right w:val="single" w:sz="8" w:space="0" w:color="auto"/>
            </w:tcBorders>
            <w:shd w:val="clear" w:color="auto" w:fill="auto"/>
            <w:noWrap/>
            <w:vAlign w:val="bottom"/>
            <w:hideMark/>
          </w:tcPr>
          <w:p w14:paraId="3A0800B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54726625"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4E9C550D"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14</w:t>
            </w:r>
          </w:p>
        </w:tc>
        <w:tc>
          <w:tcPr>
            <w:tcW w:w="1249" w:type="pct"/>
            <w:tcBorders>
              <w:top w:val="nil"/>
              <w:left w:val="nil"/>
              <w:bottom w:val="single" w:sz="4" w:space="0" w:color="auto"/>
              <w:right w:val="single" w:sz="4" w:space="0" w:color="auto"/>
            </w:tcBorders>
            <w:shd w:val="clear" w:color="auto" w:fill="auto"/>
            <w:noWrap/>
            <w:vAlign w:val="bottom"/>
            <w:hideMark/>
          </w:tcPr>
          <w:p w14:paraId="5E77BD98"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Wednesday, August 21, 2024</w:t>
            </w:r>
          </w:p>
        </w:tc>
        <w:tc>
          <w:tcPr>
            <w:tcW w:w="368" w:type="pct"/>
            <w:tcBorders>
              <w:top w:val="nil"/>
              <w:left w:val="nil"/>
              <w:bottom w:val="single" w:sz="4" w:space="0" w:color="auto"/>
              <w:right w:val="single" w:sz="4" w:space="0" w:color="auto"/>
            </w:tcBorders>
            <w:shd w:val="clear" w:color="auto" w:fill="auto"/>
            <w:noWrap/>
            <w:vAlign w:val="bottom"/>
            <w:hideMark/>
          </w:tcPr>
          <w:p w14:paraId="32B1634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7.65</w:t>
            </w:r>
          </w:p>
        </w:tc>
        <w:tc>
          <w:tcPr>
            <w:tcW w:w="368" w:type="pct"/>
            <w:tcBorders>
              <w:top w:val="nil"/>
              <w:left w:val="nil"/>
              <w:bottom w:val="single" w:sz="4" w:space="0" w:color="auto"/>
              <w:right w:val="single" w:sz="4" w:space="0" w:color="auto"/>
            </w:tcBorders>
            <w:shd w:val="clear" w:color="auto" w:fill="auto"/>
            <w:noWrap/>
            <w:vAlign w:val="bottom"/>
            <w:hideMark/>
          </w:tcPr>
          <w:p w14:paraId="5A3BA78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46</w:t>
            </w:r>
          </w:p>
        </w:tc>
        <w:tc>
          <w:tcPr>
            <w:tcW w:w="368" w:type="pct"/>
            <w:tcBorders>
              <w:top w:val="nil"/>
              <w:left w:val="nil"/>
              <w:bottom w:val="single" w:sz="4" w:space="0" w:color="auto"/>
              <w:right w:val="single" w:sz="4" w:space="0" w:color="auto"/>
            </w:tcBorders>
            <w:shd w:val="clear" w:color="auto" w:fill="auto"/>
            <w:noWrap/>
            <w:vAlign w:val="bottom"/>
            <w:hideMark/>
          </w:tcPr>
          <w:p w14:paraId="3D972AC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141.17</w:t>
            </w:r>
          </w:p>
        </w:tc>
        <w:tc>
          <w:tcPr>
            <w:tcW w:w="368" w:type="pct"/>
            <w:tcBorders>
              <w:top w:val="nil"/>
              <w:left w:val="nil"/>
              <w:bottom w:val="single" w:sz="4" w:space="0" w:color="auto"/>
              <w:right w:val="single" w:sz="4" w:space="0" w:color="auto"/>
            </w:tcBorders>
            <w:shd w:val="clear" w:color="auto" w:fill="auto"/>
            <w:noWrap/>
            <w:vAlign w:val="bottom"/>
            <w:hideMark/>
          </w:tcPr>
          <w:p w14:paraId="6B51FA3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465</w:t>
            </w:r>
          </w:p>
        </w:tc>
        <w:tc>
          <w:tcPr>
            <w:tcW w:w="390" w:type="pct"/>
            <w:tcBorders>
              <w:top w:val="nil"/>
              <w:left w:val="nil"/>
              <w:bottom w:val="single" w:sz="4" w:space="0" w:color="auto"/>
              <w:right w:val="single" w:sz="4" w:space="0" w:color="auto"/>
            </w:tcBorders>
            <w:shd w:val="clear" w:color="auto" w:fill="auto"/>
            <w:noWrap/>
            <w:vAlign w:val="bottom"/>
            <w:hideMark/>
          </w:tcPr>
          <w:p w14:paraId="42F9514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210</w:t>
            </w:r>
          </w:p>
        </w:tc>
        <w:tc>
          <w:tcPr>
            <w:tcW w:w="380" w:type="pct"/>
            <w:tcBorders>
              <w:top w:val="nil"/>
              <w:left w:val="nil"/>
              <w:bottom w:val="single" w:sz="4" w:space="0" w:color="auto"/>
              <w:right w:val="single" w:sz="4" w:space="0" w:color="auto"/>
            </w:tcBorders>
            <w:shd w:val="clear" w:color="auto" w:fill="auto"/>
            <w:noWrap/>
            <w:vAlign w:val="bottom"/>
            <w:hideMark/>
          </w:tcPr>
          <w:p w14:paraId="71B09C5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1F6B67C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767884D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22</w:t>
            </w:r>
          </w:p>
        </w:tc>
        <w:tc>
          <w:tcPr>
            <w:tcW w:w="394" w:type="pct"/>
            <w:tcBorders>
              <w:top w:val="nil"/>
              <w:left w:val="nil"/>
              <w:bottom w:val="single" w:sz="4" w:space="0" w:color="auto"/>
              <w:right w:val="single" w:sz="8" w:space="0" w:color="auto"/>
            </w:tcBorders>
            <w:shd w:val="clear" w:color="auto" w:fill="auto"/>
            <w:noWrap/>
            <w:vAlign w:val="bottom"/>
            <w:hideMark/>
          </w:tcPr>
          <w:p w14:paraId="088E417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7EA60CB5"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43C57335"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lastRenderedPageBreak/>
              <w:t>15</w:t>
            </w:r>
          </w:p>
        </w:tc>
        <w:tc>
          <w:tcPr>
            <w:tcW w:w="1249" w:type="pct"/>
            <w:tcBorders>
              <w:top w:val="nil"/>
              <w:left w:val="nil"/>
              <w:bottom w:val="single" w:sz="4" w:space="0" w:color="auto"/>
              <w:right w:val="single" w:sz="4" w:space="0" w:color="auto"/>
            </w:tcBorders>
            <w:shd w:val="clear" w:color="auto" w:fill="auto"/>
            <w:noWrap/>
            <w:vAlign w:val="bottom"/>
            <w:hideMark/>
          </w:tcPr>
          <w:p w14:paraId="08E182F6"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Thursday, August 22, 2024</w:t>
            </w:r>
          </w:p>
        </w:tc>
        <w:tc>
          <w:tcPr>
            <w:tcW w:w="368" w:type="pct"/>
            <w:tcBorders>
              <w:top w:val="nil"/>
              <w:left w:val="nil"/>
              <w:bottom w:val="single" w:sz="4" w:space="0" w:color="auto"/>
              <w:right w:val="single" w:sz="4" w:space="0" w:color="auto"/>
            </w:tcBorders>
            <w:shd w:val="clear" w:color="auto" w:fill="auto"/>
            <w:noWrap/>
            <w:vAlign w:val="bottom"/>
            <w:hideMark/>
          </w:tcPr>
          <w:p w14:paraId="4E69CE8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7.79</w:t>
            </w:r>
          </w:p>
        </w:tc>
        <w:tc>
          <w:tcPr>
            <w:tcW w:w="368" w:type="pct"/>
            <w:tcBorders>
              <w:top w:val="nil"/>
              <w:left w:val="nil"/>
              <w:bottom w:val="single" w:sz="4" w:space="0" w:color="auto"/>
              <w:right w:val="single" w:sz="4" w:space="0" w:color="auto"/>
            </w:tcBorders>
            <w:shd w:val="clear" w:color="auto" w:fill="auto"/>
            <w:noWrap/>
            <w:vAlign w:val="bottom"/>
            <w:hideMark/>
          </w:tcPr>
          <w:p w14:paraId="4C246BC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2C488D1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140.24</w:t>
            </w:r>
          </w:p>
        </w:tc>
        <w:tc>
          <w:tcPr>
            <w:tcW w:w="368" w:type="pct"/>
            <w:tcBorders>
              <w:top w:val="nil"/>
              <w:left w:val="nil"/>
              <w:bottom w:val="single" w:sz="4" w:space="0" w:color="auto"/>
              <w:right w:val="single" w:sz="4" w:space="0" w:color="auto"/>
            </w:tcBorders>
            <w:shd w:val="clear" w:color="auto" w:fill="auto"/>
            <w:noWrap/>
            <w:vAlign w:val="bottom"/>
            <w:hideMark/>
          </w:tcPr>
          <w:p w14:paraId="765A4BC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367</w:t>
            </w:r>
          </w:p>
        </w:tc>
        <w:tc>
          <w:tcPr>
            <w:tcW w:w="390" w:type="pct"/>
            <w:tcBorders>
              <w:top w:val="nil"/>
              <w:left w:val="nil"/>
              <w:bottom w:val="single" w:sz="4" w:space="0" w:color="auto"/>
              <w:right w:val="single" w:sz="4" w:space="0" w:color="auto"/>
            </w:tcBorders>
            <w:shd w:val="clear" w:color="auto" w:fill="auto"/>
            <w:noWrap/>
            <w:vAlign w:val="bottom"/>
            <w:hideMark/>
          </w:tcPr>
          <w:p w14:paraId="01190A2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233</w:t>
            </w:r>
          </w:p>
        </w:tc>
        <w:tc>
          <w:tcPr>
            <w:tcW w:w="380" w:type="pct"/>
            <w:tcBorders>
              <w:top w:val="nil"/>
              <w:left w:val="nil"/>
              <w:bottom w:val="single" w:sz="4" w:space="0" w:color="auto"/>
              <w:right w:val="single" w:sz="4" w:space="0" w:color="auto"/>
            </w:tcBorders>
            <w:shd w:val="clear" w:color="auto" w:fill="auto"/>
            <w:noWrap/>
            <w:vAlign w:val="bottom"/>
            <w:hideMark/>
          </w:tcPr>
          <w:p w14:paraId="38A62D6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5A281EE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50369DD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22</w:t>
            </w:r>
          </w:p>
        </w:tc>
        <w:tc>
          <w:tcPr>
            <w:tcW w:w="394" w:type="pct"/>
            <w:tcBorders>
              <w:top w:val="nil"/>
              <w:left w:val="nil"/>
              <w:bottom w:val="single" w:sz="4" w:space="0" w:color="auto"/>
              <w:right w:val="single" w:sz="8" w:space="0" w:color="auto"/>
            </w:tcBorders>
            <w:shd w:val="clear" w:color="auto" w:fill="auto"/>
            <w:noWrap/>
            <w:vAlign w:val="bottom"/>
            <w:hideMark/>
          </w:tcPr>
          <w:p w14:paraId="5A515E9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29DD9562"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43427DC1"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16</w:t>
            </w:r>
          </w:p>
        </w:tc>
        <w:tc>
          <w:tcPr>
            <w:tcW w:w="1249" w:type="pct"/>
            <w:tcBorders>
              <w:top w:val="nil"/>
              <w:left w:val="nil"/>
              <w:bottom w:val="single" w:sz="4" w:space="0" w:color="auto"/>
              <w:right w:val="single" w:sz="4" w:space="0" w:color="auto"/>
            </w:tcBorders>
            <w:shd w:val="clear" w:color="auto" w:fill="auto"/>
            <w:noWrap/>
            <w:vAlign w:val="bottom"/>
            <w:hideMark/>
          </w:tcPr>
          <w:p w14:paraId="68DF34A5"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Friday, August 23, 2024</w:t>
            </w:r>
          </w:p>
        </w:tc>
        <w:tc>
          <w:tcPr>
            <w:tcW w:w="368" w:type="pct"/>
            <w:tcBorders>
              <w:top w:val="nil"/>
              <w:left w:val="nil"/>
              <w:bottom w:val="single" w:sz="4" w:space="0" w:color="auto"/>
              <w:right w:val="single" w:sz="4" w:space="0" w:color="auto"/>
            </w:tcBorders>
            <w:shd w:val="clear" w:color="auto" w:fill="auto"/>
            <w:noWrap/>
            <w:vAlign w:val="bottom"/>
            <w:hideMark/>
          </w:tcPr>
          <w:p w14:paraId="55F38E7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7.72</w:t>
            </w:r>
          </w:p>
        </w:tc>
        <w:tc>
          <w:tcPr>
            <w:tcW w:w="368" w:type="pct"/>
            <w:tcBorders>
              <w:top w:val="nil"/>
              <w:left w:val="nil"/>
              <w:bottom w:val="single" w:sz="4" w:space="0" w:color="auto"/>
              <w:right w:val="single" w:sz="4" w:space="0" w:color="auto"/>
            </w:tcBorders>
            <w:shd w:val="clear" w:color="auto" w:fill="auto"/>
            <w:noWrap/>
            <w:vAlign w:val="bottom"/>
            <w:hideMark/>
          </w:tcPr>
          <w:p w14:paraId="7BADFE2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40</w:t>
            </w:r>
          </w:p>
        </w:tc>
        <w:tc>
          <w:tcPr>
            <w:tcW w:w="368" w:type="pct"/>
            <w:tcBorders>
              <w:top w:val="nil"/>
              <w:left w:val="nil"/>
              <w:bottom w:val="single" w:sz="4" w:space="0" w:color="auto"/>
              <w:right w:val="single" w:sz="4" w:space="0" w:color="auto"/>
            </w:tcBorders>
            <w:shd w:val="clear" w:color="auto" w:fill="auto"/>
            <w:noWrap/>
            <w:vAlign w:val="bottom"/>
            <w:hideMark/>
          </w:tcPr>
          <w:p w14:paraId="5CFB95C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143.65</w:t>
            </w:r>
          </w:p>
        </w:tc>
        <w:tc>
          <w:tcPr>
            <w:tcW w:w="368" w:type="pct"/>
            <w:tcBorders>
              <w:top w:val="nil"/>
              <w:left w:val="nil"/>
              <w:bottom w:val="single" w:sz="4" w:space="0" w:color="auto"/>
              <w:right w:val="single" w:sz="4" w:space="0" w:color="auto"/>
            </w:tcBorders>
            <w:shd w:val="clear" w:color="auto" w:fill="auto"/>
            <w:noWrap/>
            <w:vAlign w:val="bottom"/>
            <w:hideMark/>
          </w:tcPr>
          <w:p w14:paraId="3AADBFF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375</w:t>
            </w:r>
          </w:p>
        </w:tc>
        <w:tc>
          <w:tcPr>
            <w:tcW w:w="390" w:type="pct"/>
            <w:tcBorders>
              <w:top w:val="nil"/>
              <w:left w:val="nil"/>
              <w:bottom w:val="single" w:sz="4" w:space="0" w:color="auto"/>
              <w:right w:val="single" w:sz="4" w:space="0" w:color="auto"/>
            </w:tcBorders>
            <w:shd w:val="clear" w:color="auto" w:fill="auto"/>
            <w:noWrap/>
            <w:vAlign w:val="bottom"/>
            <w:hideMark/>
          </w:tcPr>
          <w:p w14:paraId="36A979C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1EB1E9D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2A63A99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4C6D648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w:t>
            </w:r>
          </w:p>
        </w:tc>
        <w:tc>
          <w:tcPr>
            <w:tcW w:w="394" w:type="pct"/>
            <w:tcBorders>
              <w:top w:val="nil"/>
              <w:left w:val="nil"/>
              <w:bottom w:val="single" w:sz="4" w:space="0" w:color="auto"/>
              <w:right w:val="single" w:sz="8" w:space="0" w:color="auto"/>
            </w:tcBorders>
            <w:shd w:val="clear" w:color="auto" w:fill="auto"/>
            <w:noWrap/>
            <w:vAlign w:val="bottom"/>
            <w:hideMark/>
          </w:tcPr>
          <w:p w14:paraId="1BB5D5F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71A637D3"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34B89CBB"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17</w:t>
            </w:r>
          </w:p>
        </w:tc>
        <w:tc>
          <w:tcPr>
            <w:tcW w:w="1249" w:type="pct"/>
            <w:tcBorders>
              <w:top w:val="nil"/>
              <w:left w:val="nil"/>
              <w:bottom w:val="single" w:sz="4" w:space="0" w:color="auto"/>
              <w:right w:val="single" w:sz="4" w:space="0" w:color="auto"/>
            </w:tcBorders>
            <w:shd w:val="clear" w:color="auto" w:fill="auto"/>
            <w:noWrap/>
            <w:vAlign w:val="bottom"/>
            <w:hideMark/>
          </w:tcPr>
          <w:p w14:paraId="29617A64"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Saturday, August 24, 2024</w:t>
            </w:r>
          </w:p>
        </w:tc>
        <w:tc>
          <w:tcPr>
            <w:tcW w:w="368" w:type="pct"/>
            <w:tcBorders>
              <w:top w:val="nil"/>
              <w:left w:val="nil"/>
              <w:bottom w:val="single" w:sz="4" w:space="0" w:color="auto"/>
              <w:right w:val="single" w:sz="4" w:space="0" w:color="auto"/>
            </w:tcBorders>
            <w:shd w:val="clear" w:color="auto" w:fill="auto"/>
            <w:noWrap/>
            <w:vAlign w:val="bottom"/>
            <w:hideMark/>
          </w:tcPr>
          <w:p w14:paraId="1BA11A9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7.68</w:t>
            </w:r>
          </w:p>
        </w:tc>
        <w:tc>
          <w:tcPr>
            <w:tcW w:w="368" w:type="pct"/>
            <w:tcBorders>
              <w:top w:val="nil"/>
              <w:left w:val="nil"/>
              <w:bottom w:val="single" w:sz="4" w:space="0" w:color="auto"/>
              <w:right w:val="single" w:sz="4" w:space="0" w:color="auto"/>
            </w:tcBorders>
            <w:shd w:val="clear" w:color="auto" w:fill="auto"/>
            <w:noWrap/>
            <w:vAlign w:val="bottom"/>
            <w:hideMark/>
          </w:tcPr>
          <w:p w14:paraId="0E8682B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36</w:t>
            </w:r>
          </w:p>
        </w:tc>
        <w:tc>
          <w:tcPr>
            <w:tcW w:w="368" w:type="pct"/>
            <w:tcBorders>
              <w:top w:val="nil"/>
              <w:left w:val="nil"/>
              <w:bottom w:val="single" w:sz="4" w:space="0" w:color="auto"/>
              <w:right w:val="single" w:sz="4" w:space="0" w:color="auto"/>
            </w:tcBorders>
            <w:shd w:val="clear" w:color="auto" w:fill="auto"/>
            <w:noWrap/>
            <w:vAlign w:val="bottom"/>
            <w:hideMark/>
          </w:tcPr>
          <w:p w14:paraId="5950F76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149.95</w:t>
            </w:r>
          </w:p>
        </w:tc>
        <w:tc>
          <w:tcPr>
            <w:tcW w:w="368" w:type="pct"/>
            <w:tcBorders>
              <w:top w:val="nil"/>
              <w:left w:val="nil"/>
              <w:bottom w:val="single" w:sz="4" w:space="0" w:color="auto"/>
              <w:right w:val="single" w:sz="4" w:space="0" w:color="auto"/>
            </w:tcBorders>
            <w:shd w:val="clear" w:color="auto" w:fill="auto"/>
            <w:noWrap/>
            <w:vAlign w:val="bottom"/>
            <w:hideMark/>
          </w:tcPr>
          <w:p w14:paraId="1230E7B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365</w:t>
            </w:r>
          </w:p>
        </w:tc>
        <w:tc>
          <w:tcPr>
            <w:tcW w:w="390" w:type="pct"/>
            <w:tcBorders>
              <w:top w:val="nil"/>
              <w:left w:val="nil"/>
              <w:bottom w:val="single" w:sz="4" w:space="0" w:color="auto"/>
              <w:right w:val="single" w:sz="4" w:space="0" w:color="auto"/>
            </w:tcBorders>
            <w:shd w:val="clear" w:color="auto" w:fill="auto"/>
            <w:noWrap/>
            <w:vAlign w:val="bottom"/>
            <w:hideMark/>
          </w:tcPr>
          <w:p w14:paraId="7937210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52FA6AB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6BDE089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3FFB5AB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23</w:t>
            </w:r>
          </w:p>
        </w:tc>
        <w:tc>
          <w:tcPr>
            <w:tcW w:w="394" w:type="pct"/>
            <w:tcBorders>
              <w:top w:val="nil"/>
              <w:left w:val="nil"/>
              <w:bottom w:val="single" w:sz="4" w:space="0" w:color="auto"/>
              <w:right w:val="single" w:sz="8" w:space="0" w:color="auto"/>
            </w:tcBorders>
            <w:shd w:val="clear" w:color="auto" w:fill="auto"/>
            <w:noWrap/>
            <w:vAlign w:val="bottom"/>
            <w:hideMark/>
          </w:tcPr>
          <w:p w14:paraId="28D43FF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296CCD5D"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10B87EBC"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18</w:t>
            </w:r>
          </w:p>
        </w:tc>
        <w:tc>
          <w:tcPr>
            <w:tcW w:w="1249" w:type="pct"/>
            <w:tcBorders>
              <w:top w:val="nil"/>
              <w:left w:val="nil"/>
              <w:bottom w:val="single" w:sz="4" w:space="0" w:color="auto"/>
              <w:right w:val="single" w:sz="4" w:space="0" w:color="auto"/>
            </w:tcBorders>
            <w:shd w:val="clear" w:color="auto" w:fill="auto"/>
            <w:noWrap/>
            <w:vAlign w:val="bottom"/>
            <w:hideMark/>
          </w:tcPr>
          <w:p w14:paraId="10E2A720"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Sunday, August 25, 2024</w:t>
            </w:r>
          </w:p>
        </w:tc>
        <w:tc>
          <w:tcPr>
            <w:tcW w:w="368" w:type="pct"/>
            <w:tcBorders>
              <w:top w:val="nil"/>
              <w:left w:val="nil"/>
              <w:bottom w:val="single" w:sz="4" w:space="0" w:color="auto"/>
              <w:right w:val="single" w:sz="4" w:space="0" w:color="auto"/>
            </w:tcBorders>
            <w:shd w:val="clear" w:color="auto" w:fill="auto"/>
            <w:noWrap/>
            <w:vAlign w:val="bottom"/>
            <w:hideMark/>
          </w:tcPr>
          <w:p w14:paraId="62322C4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7.78</w:t>
            </w:r>
          </w:p>
        </w:tc>
        <w:tc>
          <w:tcPr>
            <w:tcW w:w="368" w:type="pct"/>
            <w:tcBorders>
              <w:top w:val="nil"/>
              <w:left w:val="nil"/>
              <w:bottom w:val="single" w:sz="4" w:space="0" w:color="auto"/>
              <w:right w:val="single" w:sz="4" w:space="0" w:color="auto"/>
            </w:tcBorders>
            <w:shd w:val="clear" w:color="auto" w:fill="auto"/>
            <w:noWrap/>
            <w:vAlign w:val="bottom"/>
            <w:hideMark/>
          </w:tcPr>
          <w:p w14:paraId="39D9555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w:t>
            </w:r>
          </w:p>
        </w:tc>
        <w:tc>
          <w:tcPr>
            <w:tcW w:w="368" w:type="pct"/>
            <w:tcBorders>
              <w:top w:val="nil"/>
              <w:left w:val="nil"/>
              <w:bottom w:val="single" w:sz="4" w:space="0" w:color="auto"/>
              <w:right w:val="single" w:sz="4" w:space="0" w:color="auto"/>
            </w:tcBorders>
            <w:shd w:val="clear" w:color="auto" w:fill="auto"/>
            <w:noWrap/>
            <w:vAlign w:val="bottom"/>
            <w:hideMark/>
          </w:tcPr>
          <w:p w14:paraId="61ACCC1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152.60</w:t>
            </w:r>
          </w:p>
        </w:tc>
        <w:tc>
          <w:tcPr>
            <w:tcW w:w="368" w:type="pct"/>
            <w:tcBorders>
              <w:top w:val="nil"/>
              <w:left w:val="nil"/>
              <w:bottom w:val="single" w:sz="4" w:space="0" w:color="auto"/>
              <w:right w:val="single" w:sz="4" w:space="0" w:color="auto"/>
            </w:tcBorders>
            <w:shd w:val="clear" w:color="auto" w:fill="auto"/>
            <w:noWrap/>
            <w:vAlign w:val="bottom"/>
            <w:hideMark/>
          </w:tcPr>
          <w:p w14:paraId="3D1F73F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375</w:t>
            </w:r>
          </w:p>
        </w:tc>
        <w:tc>
          <w:tcPr>
            <w:tcW w:w="390" w:type="pct"/>
            <w:tcBorders>
              <w:top w:val="nil"/>
              <w:left w:val="nil"/>
              <w:bottom w:val="single" w:sz="4" w:space="0" w:color="auto"/>
              <w:right w:val="single" w:sz="4" w:space="0" w:color="auto"/>
            </w:tcBorders>
            <w:shd w:val="clear" w:color="auto" w:fill="auto"/>
            <w:noWrap/>
            <w:vAlign w:val="bottom"/>
            <w:hideMark/>
          </w:tcPr>
          <w:p w14:paraId="7AB1899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07F99B5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0DCA095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1AD51E2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28</w:t>
            </w:r>
          </w:p>
        </w:tc>
        <w:tc>
          <w:tcPr>
            <w:tcW w:w="394" w:type="pct"/>
            <w:tcBorders>
              <w:top w:val="nil"/>
              <w:left w:val="nil"/>
              <w:bottom w:val="single" w:sz="4" w:space="0" w:color="auto"/>
              <w:right w:val="single" w:sz="8" w:space="0" w:color="auto"/>
            </w:tcBorders>
            <w:shd w:val="clear" w:color="auto" w:fill="auto"/>
            <w:noWrap/>
            <w:vAlign w:val="bottom"/>
            <w:hideMark/>
          </w:tcPr>
          <w:p w14:paraId="7CF3A0C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152B934F"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4E0F2A0C"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19</w:t>
            </w:r>
          </w:p>
        </w:tc>
        <w:tc>
          <w:tcPr>
            <w:tcW w:w="1249" w:type="pct"/>
            <w:tcBorders>
              <w:top w:val="nil"/>
              <w:left w:val="nil"/>
              <w:bottom w:val="single" w:sz="4" w:space="0" w:color="auto"/>
              <w:right w:val="single" w:sz="4" w:space="0" w:color="auto"/>
            </w:tcBorders>
            <w:shd w:val="clear" w:color="auto" w:fill="auto"/>
            <w:noWrap/>
            <w:vAlign w:val="bottom"/>
            <w:hideMark/>
          </w:tcPr>
          <w:p w14:paraId="36CCF037"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Monday, August 26, 2024</w:t>
            </w:r>
          </w:p>
        </w:tc>
        <w:tc>
          <w:tcPr>
            <w:tcW w:w="368" w:type="pct"/>
            <w:tcBorders>
              <w:top w:val="nil"/>
              <w:left w:val="nil"/>
              <w:bottom w:val="single" w:sz="4" w:space="0" w:color="auto"/>
              <w:right w:val="single" w:sz="4" w:space="0" w:color="auto"/>
            </w:tcBorders>
            <w:shd w:val="clear" w:color="auto" w:fill="auto"/>
            <w:noWrap/>
            <w:vAlign w:val="bottom"/>
            <w:hideMark/>
          </w:tcPr>
          <w:p w14:paraId="6F28505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7.79</w:t>
            </w:r>
          </w:p>
        </w:tc>
        <w:tc>
          <w:tcPr>
            <w:tcW w:w="368" w:type="pct"/>
            <w:tcBorders>
              <w:top w:val="nil"/>
              <w:left w:val="nil"/>
              <w:bottom w:val="single" w:sz="4" w:space="0" w:color="auto"/>
              <w:right w:val="single" w:sz="4" w:space="0" w:color="auto"/>
            </w:tcBorders>
            <w:shd w:val="clear" w:color="auto" w:fill="auto"/>
            <w:noWrap/>
            <w:vAlign w:val="bottom"/>
            <w:hideMark/>
          </w:tcPr>
          <w:p w14:paraId="789FC63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2484224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143.62</w:t>
            </w:r>
          </w:p>
        </w:tc>
        <w:tc>
          <w:tcPr>
            <w:tcW w:w="368" w:type="pct"/>
            <w:tcBorders>
              <w:top w:val="nil"/>
              <w:left w:val="nil"/>
              <w:bottom w:val="single" w:sz="4" w:space="0" w:color="auto"/>
              <w:right w:val="single" w:sz="4" w:space="0" w:color="auto"/>
            </w:tcBorders>
            <w:shd w:val="clear" w:color="auto" w:fill="auto"/>
            <w:noWrap/>
            <w:vAlign w:val="bottom"/>
            <w:hideMark/>
          </w:tcPr>
          <w:p w14:paraId="7C2469E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335</w:t>
            </w:r>
          </w:p>
        </w:tc>
        <w:tc>
          <w:tcPr>
            <w:tcW w:w="390" w:type="pct"/>
            <w:tcBorders>
              <w:top w:val="nil"/>
              <w:left w:val="nil"/>
              <w:bottom w:val="single" w:sz="4" w:space="0" w:color="auto"/>
              <w:right w:val="single" w:sz="4" w:space="0" w:color="auto"/>
            </w:tcBorders>
            <w:shd w:val="clear" w:color="auto" w:fill="auto"/>
            <w:noWrap/>
            <w:vAlign w:val="bottom"/>
            <w:hideMark/>
          </w:tcPr>
          <w:p w14:paraId="1BFF371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28F0DFC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3BC64D4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41908C0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50</w:t>
            </w:r>
          </w:p>
        </w:tc>
        <w:tc>
          <w:tcPr>
            <w:tcW w:w="394" w:type="pct"/>
            <w:tcBorders>
              <w:top w:val="nil"/>
              <w:left w:val="nil"/>
              <w:bottom w:val="single" w:sz="4" w:space="0" w:color="auto"/>
              <w:right w:val="single" w:sz="8" w:space="0" w:color="auto"/>
            </w:tcBorders>
            <w:shd w:val="clear" w:color="auto" w:fill="auto"/>
            <w:noWrap/>
            <w:vAlign w:val="bottom"/>
            <w:hideMark/>
          </w:tcPr>
          <w:p w14:paraId="615857C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378C806D"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43BEEB68"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20</w:t>
            </w:r>
          </w:p>
        </w:tc>
        <w:tc>
          <w:tcPr>
            <w:tcW w:w="1249" w:type="pct"/>
            <w:tcBorders>
              <w:top w:val="nil"/>
              <w:left w:val="nil"/>
              <w:bottom w:val="single" w:sz="4" w:space="0" w:color="auto"/>
              <w:right w:val="single" w:sz="4" w:space="0" w:color="auto"/>
            </w:tcBorders>
            <w:shd w:val="clear" w:color="auto" w:fill="auto"/>
            <w:noWrap/>
            <w:vAlign w:val="bottom"/>
            <w:hideMark/>
          </w:tcPr>
          <w:p w14:paraId="0E59C6FB"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Tuesday, August 27, 2024</w:t>
            </w:r>
          </w:p>
        </w:tc>
        <w:tc>
          <w:tcPr>
            <w:tcW w:w="368" w:type="pct"/>
            <w:tcBorders>
              <w:top w:val="nil"/>
              <w:left w:val="nil"/>
              <w:bottom w:val="single" w:sz="4" w:space="0" w:color="auto"/>
              <w:right w:val="single" w:sz="4" w:space="0" w:color="auto"/>
            </w:tcBorders>
            <w:shd w:val="clear" w:color="auto" w:fill="auto"/>
            <w:noWrap/>
            <w:vAlign w:val="bottom"/>
            <w:hideMark/>
          </w:tcPr>
          <w:p w14:paraId="253348A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7.71</w:t>
            </w:r>
          </w:p>
        </w:tc>
        <w:tc>
          <w:tcPr>
            <w:tcW w:w="368" w:type="pct"/>
            <w:tcBorders>
              <w:top w:val="nil"/>
              <w:left w:val="nil"/>
              <w:bottom w:val="single" w:sz="4" w:space="0" w:color="auto"/>
              <w:right w:val="single" w:sz="4" w:space="0" w:color="auto"/>
            </w:tcBorders>
            <w:shd w:val="clear" w:color="auto" w:fill="auto"/>
            <w:noWrap/>
            <w:vAlign w:val="bottom"/>
            <w:hideMark/>
          </w:tcPr>
          <w:p w14:paraId="3B75F9D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w:t>
            </w:r>
          </w:p>
        </w:tc>
        <w:tc>
          <w:tcPr>
            <w:tcW w:w="368" w:type="pct"/>
            <w:tcBorders>
              <w:top w:val="nil"/>
              <w:left w:val="nil"/>
              <w:bottom w:val="single" w:sz="4" w:space="0" w:color="auto"/>
              <w:right w:val="single" w:sz="4" w:space="0" w:color="auto"/>
            </w:tcBorders>
            <w:shd w:val="clear" w:color="auto" w:fill="auto"/>
            <w:noWrap/>
            <w:vAlign w:val="bottom"/>
            <w:hideMark/>
          </w:tcPr>
          <w:p w14:paraId="37FF880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156.25</w:t>
            </w:r>
          </w:p>
        </w:tc>
        <w:tc>
          <w:tcPr>
            <w:tcW w:w="368" w:type="pct"/>
            <w:tcBorders>
              <w:top w:val="nil"/>
              <w:left w:val="nil"/>
              <w:bottom w:val="single" w:sz="4" w:space="0" w:color="auto"/>
              <w:right w:val="single" w:sz="4" w:space="0" w:color="auto"/>
            </w:tcBorders>
            <w:shd w:val="clear" w:color="auto" w:fill="auto"/>
            <w:noWrap/>
            <w:vAlign w:val="bottom"/>
            <w:hideMark/>
          </w:tcPr>
          <w:p w14:paraId="611227D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305</w:t>
            </w:r>
          </w:p>
        </w:tc>
        <w:tc>
          <w:tcPr>
            <w:tcW w:w="390" w:type="pct"/>
            <w:tcBorders>
              <w:top w:val="nil"/>
              <w:left w:val="nil"/>
              <w:bottom w:val="single" w:sz="4" w:space="0" w:color="auto"/>
              <w:right w:val="single" w:sz="4" w:space="0" w:color="auto"/>
            </w:tcBorders>
            <w:shd w:val="clear" w:color="auto" w:fill="auto"/>
            <w:noWrap/>
            <w:vAlign w:val="bottom"/>
            <w:hideMark/>
          </w:tcPr>
          <w:p w14:paraId="109059C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0CCFD60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1C524B4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1C1F4F0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32</w:t>
            </w:r>
          </w:p>
        </w:tc>
        <w:tc>
          <w:tcPr>
            <w:tcW w:w="394" w:type="pct"/>
            <w:tcBorders>
              <w:top w:val="nil"/>
              <w:left w:val="nil"/>
              <w:bottom w:val="single" w:sz="4" w:space="0" w:color="auto"/>
              <w:right w:val="single" w:sz="8" w:space="0" w:color="auto"/>
            </w:tcBorders>
            <w:shd w:val="clear" w:color="auto" w:fill="auto"/>
            <w:noWrap/>
            <w:vAlign w:val="bottom"/>
            <w:hideMark/>
          </w:tcPr>
          <w:p w14:paraId="782827D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36D8AA1A"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2427A70C"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21</w:t>
            </w:r>
          </w:p>
        </w:tc>
        <w:tc>
          <w:tcPr>
            <w:tcW w:w="1249" w:type="pct"/>
            <w:tcBorders>
              <w:top w:val="nil"/>
              <w:left w:val="nil"/>
              <w:bottom w:val="single" w:sz="4" w:space="0" w:color="auto"/>
              <w:right w:val="single" w:sz="4" w:space="0" w:color="auto"/>
            </w:tcBorders>
            <w:shd w:val="clear" w:color="auto" w:fill="auto"/>
            <w:noWrap/>
            <w:vAlign w:val="bottom"/>
            <w:hideMark/>
          </w:tcPr>
          <w:p w14:paraId="20403BD9"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Wednesday, August 28, 2024</w:t>
            </w:r>
          </w:p>
        </w:tc>
        <w:tc>
          <w:tcPr>
            <w:tcW w:w="368" w:type="pct"/>
            <w:tcBorders>
              <w:top w:val="nil"/>
              <w:left w:val="nil"/>
              <w:bottom w:val="single" w:sz="4" w:space="0" w:color="auto"/>
              <w:right w:val="single" w:sz="4" w:space="0" w:color="auto"/>
            </w:tcBorders>
            <w:shd w:val="clear" w:color="auto" w:fill="auto"/>
            <w:noWrap/>
            <w:vAlign w:val="bottom"/>
            <w:hideMark/>
          </w:tcPr>
          <w:p w14:paraId="5B44A80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7.60</w:t>
            </w:r>
          </w:p>
        </w:tc>
        <w:tc>
          <w:tcPr>
            <w:tcW w:w="368" w:type="pct"/>
            <w:tcBorders>
              <w:top w:val="nil"/>
              <w:left w:val="nil"/>
              <w:bottom w:val="single" w:sz="4" w:space="0" w:color="auto"/>
              <w:right w:val="single" w:sz="4" w:space="0" w:color="auto"/>
            </w:tcBorders>
            <w:shd w:val="clear" w:color="auto" w:fill="auto"/>
            <w:noWrap/>
            <w:vAlign w:val="bottom"/>
            <w:hideMark/>
          </w:tcPr>
          <w:p w14:paraId="73F0121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w:t>
            </w:r>
          </w:p>
        </w:tc>
        <w:tc>
          <w:tcPr>
            <w:tcW w:w="368" w:type="pct"/>
            <w:tcBorders>
              <w:top w:val="nil"/>
              <w:left w:val="nil"/>
              <w:bottom w:val="single" w:sz="4" w:space="0" w:color="auto"/>
              <w:right w:val="single" w:sz="4" w:space="0" w:color="auto"/>
            </w:tcBorders>
            <w:shd w:val="clear" w:color="auto" w:fill="auto"/>
            <w:noWrap/>
            <w:vAlign w:val="bottom"/>
            <w:hideMark/>
          </w:tcPr>
          <w:p w14:paraId="5BF25FC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154.40</w:t>
            </w:r>
          </w:p>
        </w:tc>
        <w:tc>
          <w:tcPr>
            <w:tcW w:w="368" w:type="pct"/>
            <w:tcBorders>
              <w:top w:val="nil"/>
              <w:left w:val="nil"/>
              <w:bottom w:val="single" w:sz="4" w:space="0" w:color="auto"/>
              <w:right w:val="single" w:sz="4" w:space="0" w:color="auto"/>
            </w:tcBorders>
            <w:shd w:val="clear" w:color="auto" w:fill="auto"/>
            <w:noWrap/>
            <w:vAlign w:val="bottom"/>
            <w:hideMark/>
          </w:tcPr>
          <w:p w14:paraId="7C525A3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325</w:t>
            </w:r>
          </w:p>
        </w:tc>
        <w:tc>
          <w:tcPr>
            <w:tcW w:w="390" w:type="pct"/>
            <w:tcBorders>
              <w:top w:val="nil"/>
              <w:left w:val="nil"/>
              <w:bottom w:val="single" w:sz="4" w:space="0" w:color="auto"/>
              <w:right w:val="single" w:sz="4" w:space="0" w:color="auto"/>
            </w:tcBorders>
            <w:shd w:val="clear" w:color="auto" w:fill="auto"/>
            <w:noWrap/>
            <w:vAlign w:val="bottom"/>
            <w:hideMark/>
          </w:tcPr>
          <w:p w14:paraId="7E5CF8C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4FBFE43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0FA4208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2680942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26</w:t>
            </w:r>
          </w:p>
        </w:tc>
        <w:tc>
          <w:tcPr>
            <w:tcW w:w="394" w:type="pct"/>
            <w:tcBorders>
              <w:top w:val="nil"/>
              <w:left w:val="nil"/>
              <w:bottom w:val="single" w:sz="4" w:space="0" w:color="auto"/>
              <w:right w:val="single" w:sz="8" w:space="0" w:color="auto"/>
            </w:tcBorders>
            <w:shd w:val="clear" w:color="auto" w:fill="auto"/>
            <w:noWrap/>
            <w:vAlign w:val="bottom"/>
            <w:hideMark/>
          </w:tcPr>
          <w:p w14:paraId="2DBFEC4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28C4ADB1"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31026B68"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22</w:t>
            </w:r>
          </w:p>
        </w:tc>
        <w:tc>
          <w:tcPr>
            <w:tcW w:w="1249" w:type="pct"/>
            <w:tcBorders>
              <w:top w:val="nil"/>
              <w:left w:val="nil"/>
              <w:bottom w:val="single" w:sz="4" w:space="0" w:color="auto"/>
              <w:right w:val="single" w:sz="4" w:space="0" w:color="auto"/>
            </w:tcBorders>
            <w:shd w:val="clear" w:color="auto" w:fill="auto"/>
            <w:noWrap/>
            <w:vAlign w:val="bottom"/>
            <w:hideMark/>
          </w:tcPr>
          <w:p w14:paraId="44DF44F4"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Thursday, August 29, 2024</w:t>
            </w:r>
          </w:p>
        </w:tc>
        <w:tc>
          <w:tcPr>
            <w:tcW w:w="368" w:type="pct"/>
            <w:tcBorders>
              <w:top w:val="nil"/>
              <w:left w:val="nil"/>
              <w:bottom w:val="single" w:sz="4" w:space="0" w:color="auto"/>
              <w:right w:val="single" w:sz="4" w:space="0" w:color="auto"/>
            </w:tcBorders>
            <w:shd w:val="clear" w:color="auto" w:fill="auto"/>
            <w:noWrap/>
            <w:vAlign w:val="bottom"/>
            <w:hideMark/>
          </w:tcPr>
          <w:p w14:paraId="44652C1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7.76</w:t>
            </w:r>
          </w:p>
        </w:tc>
        <w:tc>
          <w:tcPr>
            <w:tcW w:w="368" w:type="pct"/>
            <w:tcBorders>
              <w:top w:val="nil"/>
              <w:left w:val="nil"/>
              <w:bottom w:val="single" w:sz="4" w:space="0" w:color="auto"/>
              <w:right w:val="single" w:sz="4" w:space="0" w:color="auto"/>
            </w:tcBorders>
            <w:shd w:val="clear" w:color="auto" w:fill="auto"/>
            <w:noWrap/>
            <w:vAlign w:val="bottom"/>
            <w:hideMark/>
          </w:tcPr>
          <w:p w14:paraId="785A4ED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w:t>
            </w:r>
          </w:p>
        </w:tc>
        <w:tc>
          <w:tcPr>
            <w:tcW w:w="368" w:type="pct"/>
            <w:tcBorders>
              <w:top w:val="nil"/>
              <w:left w:val="nil"/>
              <w:bottom w:val="single" w:sz="4" w:space="0" w:color="auto"/>
              <w:right w:val="single" w:sz="4" w:space="0" w:color="auto"/>
            </w:tcBorders>
            <w:shd w:val="clear" w:color="auto" w:fill="auto"/>
            <w:noWrap/>
            <w:vAlign w:val="bottom"/>
            <w:hideMark/>
          </w:tcPr>
          <w:p w14:paraId="3B8E928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154.15</w:t>
            </w:r>
          </w:p>
        </w:tc>
        <w:tc>
          <w:tcPr>
            <w:tcW w:w="368" w:type="pct"/>
            <w:tcBorders>
              <w:top w:val="nil"/>
              <w:left w:val="nil"/>
              <w:bottom w:val="single" w:sz="4" w:space="0" w:color="auto"/>
              <w:right w:val="single" w:sz="4" w:space="0" w:color="auto"/>
            </w:tcBorders>
            <w:shd w:val="clear" w:color="auto" w:fill="auto"/>
            <w:noWrap/>
            <w:vAlign w:val="bottom"/>
            <w:hideMark/>
          </w:tcPr>
          <w:p w14:paraId="6798F0F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300</w:t>
            </w:r>
          </w:p>
        </w:tc>
        <w:tc>
          <w:tcPr>
            <w:tcW w:w="390" w:type="pct"/>
            <w:tcBorders>
              <w:top w:val="nil"/>
              <w:left w:val="nil"/>
              <w:bottom w:val="single" w:sz="4" w:space="0" w:color="auto"/>
              <w:right w:val="single" w:sz="4" w:space="0" w:color="auto"/>
            </w:tcBorders>
            <w:shd w:val="clear" w:color="auto" w:fill="auto"/>
            <w:noWrap/>
            <w:vAlign w:val="bottom"/>
            <w:hideMark/>
          </w:tcPr>
          <w:p w14:paraId="7161AB2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4AEF7BB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606ADEA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7EEC49B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38</w:t>
            </w:r>
          </w:p>
        </w:tc>
        <w:tc>
          <w:tcPr>
            <w:tcW w:w="394" w:type="pct"/>
            <w:tcBorders>
              <w:top w:val="nil"/>
              <w:left w:val="nil"/>
              <w:bottom w:val="single" w:sz="4" w:space="0" w:color="auto"/>
              <w:right w:val="single" w:sz="8" w:space="0" w:color="auto"/>
            </w:tcBorders>
            <w:shd w:val="clear" w:color="auto" w:fill="auto"/>
            <w:noWrap/>
            <w:vAlign w:val="bottom"/>
            <w:hideMark/>
          </w:tcPr>
          <w:p w14:paraId="49D5C3C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w:t>
            </w:r>
          </w:p>
        </w:tc>
      </w:tr>
      <w:tr w:rsidR="00AD741E" w:rsidRPr="00AD741E" w14:paraId="637195E4"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1C483792"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23</w:t>
            </w:r>
          </w:p>
        </w:tc>
        <w:tc>
          <w:tcPr>
            <w:tcW w:w="1249" w:type="pct"/>
            <w:tcBorders>
              <w:top w:val="nil"/>
              <w:left w:val="nil"/>
              <w:bottom w:val="single" w:sz="4" w:space="0" w:color="auto"/>
              <w:right w:val="single" w:sz="4" w:space="0" w:color="auto"/>
            </w:tcBorders>
            <w:shd w:val="clear" w:color="auto" w:fill="auto"/>
            <w:noWrap/>
            <w:vAlign w:val="bottom"/>
            <w:hideMark/>
          </w:tcPr>
          <w:p w14:paraId="19888E78"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Friday, August 30, 2024</w:t>
            </w:r>
          </w:p>
        </w:tc>
        <w:tc>
          <w:tcPr>
            <w:tcW w:w="368" w:type="pct"/>
            <w:tcBorders>
              <w:top w:val="nil"/>
              <w:left w:val="nil"/>
              <w:bottom w:val="single" w:sz="4" w:space="0" w:color="auto"/>
              <w:right w:val="single" w:sz="4" w:space="0" w:color="auto"/>
            </w:tcBorders>
            <w:shd w:val="clear" w:color="auto" w:fill="auto"/>
            <w:noWrap/>
            <w:vAlign w:val="bottom"/>
            <w:hideMark/>
          </w:tcPr>
          <w:p w14:paraId="26CE4E7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7.72</w:t>
            </w:r>
          </w:p>
        </w:tc>
        <w:tc>
          <w:tcPr>
            <w:tcW w:w="368" w:type="pct"/>
            <w:tcBorders>
              <w:top w:val="nil"/>
              <w:left w:val="nil"/>
              <w:bottom w:val="single" w:sz="4" w:space="0" w:color="auto"/>
              <w:right w:val="single" w:sz="4" w:space="0" w:color="auto"/>
            </w:tcBorders>
            <w:shd w:val="clear" w:color="auto" w:fill="auto"/>
            <w:noWrap/>
            <w:vAlign w:val="bottom"/>
            <w:hideMark/>
          </w:tcPr>
          <w:p w14:paraId="53A3E50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36</w:t>
            </w:r>
          </w:p>
        </w:tc>
        <w:tc>
          <w:tcPr>
            <w:tcW w:w="368" w:type="pct"/>
            <w:tcBorders>
              <w:top w:val="nil"/>
              <w:left w:val="nil"/>
              <w:bottom w:val="single" w:sz="4" w:space="0" w:color="auto"/>
              <w:right w:val="single" w:sz="4" w:space="0" w:color="auto"/>
            </w:tcBorders>
            <w:shd w:val="clear" w:color="auto" w:fill="auto"/>
            <w:noWrap/>
            <w:vAlign w:val="bottom"/>
            <w:hideMark/>
          </w:tcPr>
          <w:p w14:paraId="5196C65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104.05</w:t>
            </w:r>
          </w:p>
        </w:tc>
        <w:tc>
          <w:tcPr>
            <w:tcW w:w="368" w:type="pct"/>
            <w:tcBorders>
              <w:top w:val="nil"/>
              <w:left w:val="nil"/>
              <w:bottom w:val="single" w:sz="4" w:space="0" w:color="auto"/>
              <w:right w:val="single" w:sz="4" w:space="0" w:color="auto"/>
            </w:tcBorders>
            <w:shd w:val="clear" w:color="auto" w:fill="auto"/>
            <w:noWrap/>
            <w:vAlign w:val="bottom"/>
            <w:hideMark/>
          </w:tcPr>
          <w:p w14:paraId="2043CE4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320</w:t>
            </w:r>
          </w:p>
        </w:tc>
        <w:tc>
          <w:tcPr>
            <w:tcW w:w="390" w:type="pct"/>
            <w:tcBorders>
              <w:top w:val="nil"/>
              <w:left w:val="nil"/>
              <w:bottom w:val="single" w:sz="4" w:space="0" w:color="auto"/>
              <w:right w:val="single" w:sz="4" w:space="0" w:color="auto"/>
            </w:tcBorders>
            <w:shd w:val="clear" w:color="auto" w:fill="auto"/>
            <w:noWrap/>
            <w:vAlign w:val="bottom"/>
            <w:hideMark/>
          </w:tcPr>
          <w:p w14:paraId="644E198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2335C9F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61923A4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41D3D54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42</w:t>
            </w:r>
          </w:p>
        </w:tc>
        <w:tc>
          <w:tcPr>
            <w:tcW w:w="394" w:type="pct"/>
            <w:tcBorders>
              <w:top w:val="nil"/>
              <w:left w:val="nil"/>
              <w:bottom w:val="single" w:sz="4" w:space="0" w:color="auto"/>
              <w:right w:val="single" w:sz="8" w:space="0" w:color="auto"/>
            </w:tcBorders>
            <w:shd w:val="clear" w:color="auto" w:fill="auto"/>
            <w:noWrap/>
            <w:vAlign w:val="bottom"/>
            <w:hideMark/>
          </w:tcPr>
          <w:p w14:paraId="76A9997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0F98FC48"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17902B11"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24</w:t>
            </w:r>
          </w:p>
        </w:tc>
        <w:tc>
          <w:tcPr>
            <w:tcW w:w="1249" w:type="pct"/>
            <w:tcBorders>
              <w:top w:val="nil"/>
              <w:left w:val="nil"/>
              <w:bottom w:val="single" w:sz="4" w:space="0" w:color="auto"/>
              <w:right w:val="single" w:sz="4" w:space="0" w:color="auto"/>
            </w:tcBorders>
            <w:shd w:val="clear" w:color="auto" w:fill="auto"/>
            <w:noWrap/>
            <w:vAlign w:val="bottom"/>
            <w:hideMark/>
          </w:tcPr>
          <w:p w14:paraId="10D0D97C"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Saturday, August 31, 2024</w:t>
            </w:r>
          </w:p>
        </w:tc>
        <w:tc>
          <w:tcPr>
            <w:tcW w:w="368" w:type="pct"/>
            <w:tcBorders>
              <w:top w:val="nil"/>
              <w:left w:val="nil"/>
              <w:bottom w:val="single" w:sz="4" w:space="0" w:color="auto"/>
              <w:right w:val="single" w:sz="4" w:space="0" w:color="auto"/>
            </w:tcBorders>
            <w:shd w:val="clear" w:color="auto" w:fill="auto"/>
            <w:noWrap/>
            <w:vAlign w:val="bottom"/>
            <w:hideMark/>
          </w:tcPr>
          <w:p w14:paraId="3734274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6.14</w:t>
            </w:r>
          </w:p>
        </w:tc>
        <w:tc>
          <w:tcPr>
            <w:tcW w:w="368" w:type="pct"/>
            <w:tcBorders>
              <w:top w:val="nil"/>
              <w:left w:val="nil"/>
              <w:bottom w:val="single" w:sz="4" w:space="0" w:color="auto"/>
              <w:right w:val="single" w:sz="4" w:space="0" w:color="auto"/>
            </w:tcBorders>
            <w:shd w:val="clear" w:color="auto" w:fill="auto"/>
            <w:noWrap/>
            <w:vAlign w:val="bottom"/>
            <w:hideMark/>
          </w:tcPr>
          <w:p w14:paraId="66D31E8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130</w:t>
            </w:r>
          </w:p>
        </w:tc>
        <w:tc>
          <w:tcPr>
            <w:tcW w:w="368" w:type="pct"/>
            <w:tcBorders>
              <w:top w:val="nil"/>
              <w:left w:val="nil"/>
              <w:bottom w:val="single" w:sz="4" w:space="0" w:color="auto"/>
              <w:right w:val="single" w:sz="4" w:space="0" w:color="auto"/>
            </w:tcBorders>
            <w:shd w:val="clear" w:color="auto" w:fill="auto"/>
            <w:noWrap/>
            <w:vAlign w:val="bottom"/>
            <w:hideMark/>
          </w:tcPr>
          <w:p w14:paraId="4C476ED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157.10</w:t>
            </w:r>
          </w:p>
        </w:tc>
        <w:tc>
          <w:tcPr>
            <w:tcW w:w="368" w:type="pct"/>
            <w:tcBorders>
              <w:top w:val="nil"/>
              <w:left w:val="nil"/>
              <w:bottom w:val="single" w:sz="4" w:space="0" w:color="auto"/>
              <w:right w:val="single" w:sz="4" w:space="0" w:color="auto"/>
            </w:tcBorders>
            <w:shd w:val="clear" w:color="auto" w:fill="auto"/>
            <w:noWrap/>
            <w:vAlign w:val="bottom"/>
            <w:hideMark/>
          </w:tcPr>
          <w:p w14:paraId="6B75399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395</w:t>
            </w:r>
          </w:p>
        </w:tc>
        <w:tc>
          <w:tcPr>
            <w:tcW w:w="390" w:type="pct"/>
            <w:tcBorders>
              <w:top w:val="nil"/>
              <w:left w:val="nil"/>
              <w:bottom w:val="single" w:sz="4" w:space="0" w:color="auto"/>
              <w:right w:val="single" w:sz="4" w:space="0" w:color="auto"/>
            </w:tcBorders>
            <w:shd w:val="clear" w:color="auto" w:fill="auto"/>
            <w:noWrap/>
            <w:vAlign w:val="bottom"/>
            <w:hideMark/>
          </w:tcPr>
          <w:p w14:paraId="0B2EB11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194BABF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07113E4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3B8F2D4B"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28</w:t>
            </w:r>
          </w:p>
        </w:tc>
        <w:tc>
          <w:tcPr>
            <w:tcW w:w="394" w:type="pct"/>
            <w:tcBorders>
              <w:top w:val="nil"/>
              <w:left w:val="nil"/>
              <w:bottom w:val="single" w:sz="4" w:space="0" w:color="auto"/>
              <w:right w:val="single" w:sz="8" w:space="0" w:color="auto"/>
            </w:tcBorders>
            <w:shd w:val="clear" w:color="auto" w:fill="auto"/>
            <w:noWrap/>
            <w:vAlign w:val="bottom"/>
            <w:hideMark/>
          </w:tcPr>
          <w:p w14:paraId="7EC9679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307CA510"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7B130E93"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25</w:t>
            </w:r>
          </w:p>
        </w:tc>
        <w:tc>
          <w:tcPr>
            <w:tcW w:w="1249" w:type="pct"/>
            <w:tcBorders>
              <w:top w:val="nil"/>
              <w:left w:val="nil"/>
              <w:bottom w:val="single" w:sz="4" w:space="0" w:color="auto"/>
              <w:right w:val="single" w:sz="4" w:space="0" w:color="auto"/>
            </w:tcBorders>
            <w:shd w:val="clear" w:color="auto" w:fill="auto"/>
            <w:noWrap/>
            <w:vAlign w:val="bottom"/>
            <w:hideMark/>
          </w:tcPr>
          <w:p w14:paraId="252314FD"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Sunday, September 1, 2024</w:t>
            </w:r>
          </w:p>
        </w:tc>
        <w:tc>
          <w:tcPr>
            <w:tcW w:w="368" w:type="pct"/>
            <w:tcBorders>
              <w:top w:val="nil"/>
              <w:left w:val="nil"/>
              <w:bottom w:val="single" w:sz="4" w:space="0" w:color="auto"/>
              <w:right w:val="single" w:sz="4" w:space="0" w:color="auto"/>
            </w:tcBorders>
            <w:shd w:val="clear" w:color="auto" w:fill="auto"/>
            <w:noWrap/>
            <w:vAlign w:val="bottom"/>
            <w:hideMark/>
          </w:tcPr>
          <w:p w14:paraId="4DE903D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6.18</w:t>
            </w:r>
          </w:p>
        </w:tc>
        <w:tc>
          <w:tcPr>
            <w:tcW w:w="368" w:type="pct"/>
            <w:tcBorders>
              <w:top w:val="nil"/>
              <w:left w:val="nil"/>
              <w:bottom w:val="single" w:sz="4" w:space="0" w:color="auto"/>
              <w:right w:val="single" w:sz="4" w:space="0" w:color="auto"/>
            </w:tcBorders>
            <w:shd w:val="clear" w:color="auto" w:fill="auto"/>
            <w:noWrap/>
            <w:vAlign w:val="bottom"/>
            <w:hideMark/>
          </w:tcPr>
          <w:p w14:paraId="7F45A92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34</w:t>
            </w:r>
          </w:p>
        </w:tc>
        <w:tc>
          <w:tcPr>
            <w:tcW w:w="368" w:type="pct"/>
            <w:tcBorders>
              <w:top w:val="nil"/>
              <w:left w:val="nil"/>
              <w:bottom w:val="single" w:sz="4" w:space="0" w:color="auto"/>
              <w:right w:val="single" w:sz="4" w:space="0" w:color="auto"/>
            </w:tcBorders>
            <w:shd w:val="clear" w:color="auto" w:fill="auto"/>
            <w:noWrap/>
            <w:vAlign w:val="bottom"/>
            <w:hideMark/>
          </w:tcPr>
          <w:p w14:paraId="2E76E05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155.45</w:t>
            </w:r>
          </w:p>
        </w:tc>
        <w:tc>
          <w:tcPr>
            <w:tcW w:w="368" w:type="pct"/>
            <w:tcBorders>
              <w:top w:val="nil"/>
              <w:left w:val="nil"/>
              <w:bottom w:val="single" w:sz="4" w:space="0" w:color="auto"/>
              <w:right w:val="single" w:sz="4" w:space="0" w:color="auto"/>
            </w:tcBorders>
            <w:shd w:val="clear" w:color="auto" w:fill="auto"/>
            <w:noWrap/>
            <w:vAlign w:val="bottom"/>
            <w:hideMark/>
          </w:tcPr>
          <w:p w14:paraId="218817E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355</w:t>
            </w:r>
          </w:p>
        </w:tc>
        <w:tc>
          <w:tcPr>
            <w:tcW w:w="390" w:type="pct"/>
            <w:tcBorders>
              <w:top w:val="nil"/>
              <w:left w:val="nil"/>
              <w:bottom w:val="single" w:sz="4" w:space="0" w:color="auto"/>
              <w:right w:val="single" w:sz="4" w:space="0" w:color="auto"/>
            </w:tcBorders>
            <w:shd w:val="clear" w:color="auto" w:fill="auto"/>
            <w:noWrap/>
            <w:vAlign w:val="bottom"/>
            <w:hideMark/>
          </w:tcPr>
          <w:p w14:paraId="7D090321"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5DC9F48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27B6123E"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0EE6A76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16</w:t>
            </w:r>
          </w:p>
        </w:tc>
        <w:tc>
          <w:tcPr>
            <w:tcW w:w="394" w:type="pct"/>
            <w:tcBorders>
              <w:top w:val="nil"/>
              <w:left w:val="nil"/>
              <w:bottom w:val="single" w:sz="4" w:space="0" w:color="auto"/>
              <w:right w:val="single" w:sz="8" w:space="0" w:color="auto"/>
            </w:tcBorders>
            <w:shd w:val="clear" w:color="auto" w:fill="auto"/>
            <w:noWrap/>
            <w:vAlign w:val="bottom"/>
            <w:hideMark/>
          </w:tcPr>
          <w:p w14:paraId="41B0A37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6D225997"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38D5288F"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26</w:t>
            </w:r>
          </w:p>
        </w:tc>
        <w:tc>
          <w:tcPr>
            <w:tcW w:w="1249" w:type="pct"/>
            <w:tcBorders>
              <w:top w:val="nil"/>
              <w:left w:val="nil"/>
              <w:bottom w:val="single" w:sz="4" w:space="0" w:color="auto"/>
              <w:right w:val="single" w:sz="4" w:space="0" w:color="auto"/>
            </w:tcBorders>
            <w:shd w:val="clear" w:color="auto" w:fill="auto"/>
            <w:noWrap/>
            <w:vAlign w:val="bottom"/>
            <w:hideMark/>
          </w:tcPr>
          <w:p w14:paraId="6481D64E"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Monday, September 2, 2024</w:t>
            </w:r>
          </w:p>
        </w:tc>
        <w:tc>
          <w:tcPr>
            <w:tcW w:w="368" w:type="pct"/>
            <w:tcBorders>
              <w:top w:val="nil"/>
              <w:left w:val="nil"/>
              <w:bottom w:val="single" w:sz="4" w:space="0" w:color="auto"/>
              <w:right w:val="single" w:sz="4" w:space="0" w:color="auto"/>
            </w:tcBorders>
            <w:shd w:val="clear" w:color="auto" w:fill="auto"/>
            <w:noWrap/>
            <w:vAlign w:val="bottom"/>
            <w:hideMark/>
          </w:tcPr>
          <w:p w14:paraId="64075EC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7.82</w:t>
            </w:r>
          </w:p>
        </w:tc>
        <w:tc>
          <w:tcPr>
            <w:tcW w:w="368" w:type="pct"/>
            <w:tcBorders>
              <w:top w:val="nil"/>
              <w:left w:val="nil"/>
              <w:bottom w:val="single" w:sz="4" w:space="0" w:color="auto"/>
              <w:right w:val="single" w:sz="4" w:space="0" w:color="auto"/>
            </w:tcBorders>
            <w:shd w:val="clear" w:color="auto" w:fill="auto"/>
            <w:noWrap/>
            <w:vAlign w:val="bottom"/>
            <w:hideMark/>
          </w:tcPr>
          <w:p w14:paraId="09CCD0F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53</w:t>
            </w:r>
          </w:p>
        </w:tc>
        <w:tc>
          <w:tcPr>
            <w:tcW w:w="368" w:type="pct"/>
            <w:tcBorders>
              <w:top w:val="nil"/>
              <w:left w:val="nil"/>
              <w:bottom w:val="single" w:sz="4" w:space="0" w:color="auto"/>
              <w:right w:val="single" w:sz="4" w:space="0" w:color="auto"/>
            </w:tcBorders>
            <w:shd w:val="clear" w:color="auto" w:fill="auto"/>
            <w:noWrap/>
            <w:vAlign w:val="bottom"/>
            <w:hideMark/>
          </w:tcPr>
          <w:p w14:paraId="11795C3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150.35</w:t>
            </w:r>
          </w:p>
        </w:tc>
        <w:tc>
          <w:tcPr>
            <w:tcW w:w="368" w:type="pct"/>
            <w:tcBorders>
              <w:top w:val="nil"/>
              <w:left w:val="nil"/>
              <w:bottom w:val="single" w:sz="4" w:space="0" w:color="auto"/>
              <w:right w:val="single" w:sz="4" w:space="0" w:color="auto"/>
            </w:tcBorders>
            <w:shd w:val="clear" w:color="auto" w:fill="auto"/>
            <w:noWrap/>
            <w:vAlign w:val="bottom"/>
            <w:hideMark/>
          </w:tcPr>
          <w:p w14:paraId="77D269B6"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390</w:t>
            </w:r>
          </w:p>
        </w:tc>
        <w:tc>
          <w:tcPr>
            <w:tcW w:w="390" w:type="pct"/>
            <w:tcBorders>
              <w:top w:val="nil"/>
              <w:left w:val="nil"/>
              <w:bottom w:val="single" w:sz="4" w:space="0" w:color="auto"/>
              <w:right w:val="single" w:sz="4" w:space="0" w:color="auto"/>
            </w:tcBorders>
            <w:shd w:val="clear" w:color="auto" w:fill="auto"/>
            <w:noWrap/>
            <w:vAlign w:val="bottom"/>
            <w:hideMark/>
          </w:tcPr>
          <w:p w14:paraId="5E2E67D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3553C07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4" w:space="0" w:color="auto"/>
              <w:right w:val="single" w:sz="4" w:space="0" w:color="auto"/>
            </w:tcBorders>
            <w:shd w:val="clear" w:color="auto" w:fill="auto"/>
            <w:noWrap/>
            <w:vAlign w:val="bottom"/>
            <w:hideMark/>
          </w:tcPr>
          <w:p w14:paraId="690C3328"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141364C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23</w:t>
            </w:r>
          </w:p>
        </w:tc>
        <w:tc>
          <w:tcPr>
            <w:tcW w:w="394" w:type="pct"/>
            <w:tcBorders>
              <w:top w:val="nil"/>
              <w:left w:val="nil"/>
              <w:bottom w:val="single" w:sz="4" w:space="0" w:color="auto"/>
              <w:right w:val="single" w:sz="8" w:space="0" w:color="auto"/>
            </w:tcBorders>
            <w:shd w:val="clear" w:color="auto" w:fill="auto"/>
            <w:noWrap/>
            <w:vAlign w:val="bottom"/>
            <w:hideMark/>
          </w:tcPr>
          <w:p w14:paraId="470D87D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74C7F90A" w14:textId="77777777" w:rsidTr="00B45273">
        <w:trPr>
          <w:trHeight w:val="285"/>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59D3DF0E"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27</w:t>
            </w:r>
          </w:p>
        </w:tc>
        <w:tc>
          <w:tcPr>
            <w:tcW w:w="1249" w:type="pct"/>
            <w:tcBorders>
              <w:top w:val="nil"/>
              <w:left w:val="nil"/>
              <w:bottom w:val="single" w:sz="4" w:space="0" w:color="auto"/>
              <w:right w:val="single" w:sz="4" w:space="0" w:color="auto"/>
            </w:tcBorders>
            <w:shd w:val="clear" w:color="auto" w:fill="auto"/>
            <w:noWrap/>
            <w:vAlign w:val="bottom"/>
            <w:hideMark/>
          </w:tcPr>
          <w:p w14:paraId="3020F6D3"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Tuesday, September 3, 2024</w:t>
            </w:r>
          </w:p>
        </w:tc>
        <w:tc>
          <w:tcPr>
            <w:tcW w:w="368" w:type="pct"/>
            <w:tcBorders>
              <w:top w:val="nil"/>
              <w:left w:val="nil"/>
              <w:bottom w:val="single" w:sz="4" w:space="0" w:color="auto"/>
              <w:right w:val="single" w:sz="4" w:space="0" w:color="auto"/>
            </w:tcBorders>
            <w:shd w:val="clear" w:color="auto" w:fill="auto"/>
            <w:noWrap/>
            <w:vAlign w:val="bottom"/>
            <w:hideMark/>
          </w:tcPr>
          <w:p w14:paraId="7BA9D537"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6.51</w:t>
            </w:r>
          </w:p>
        </w:tc>
        <w:tc>
          <w:tcPr>
            <w:tcW w:w="368" w:type="pct"/>
            <w:tcBorders>
              <w:top w:val="nil"/>
              <w:left w:val="nil"/>
              <w:bottom w:val="single" w:sz="4" w:space="0" w:color="auto"/>
              <w:right w:val="single" w:sz="4" w:space="0" w:color="auto"/>
            </w:tcBorders>
            <w:shd w:val="clear" w:color="auto" w:fill="auto"/>
            <w:noWrap/>
            <w:vAlign w:val="bottom"/>
            <w:hideMark/>
          </w:tcPr>
          <w:p w14:paraId="3D6593A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116</w:t>
            </w:r>
          </w:p>
        </w:tc>
        <w:tc>
          <w:tcPr>
            <w:tcW w:w="368" w:type="pct"/>
            <w:tcBorders>
              <w:top w:val="nil"/>
              <w:left w:val="nil"/>
              <w:bottom w:val="single" w:sz="4" w:space="0" w:color="auto"/>
              <w:right w:val="single" w:sz="4" w:space="0" w:color="auto"/>
            </w:tcBorders>
            <w:shd w:val="clear" w:color="auto" w:fill="auto"/>
            <w:noWrap/>
            <w:vAlign w:val="bottom"/>
            <w:hideMark/>
          </w:tcPr>
          <w:p w14:paraId="7CDDF3B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145.75</w:t>
            </w:r>
          </w:p>
        </w:tc>
        <w:tc>
          <w:tcPr>
            <w:tcW w:w="368" w:type="pct"/>
            <w:tcBorders>
              <w:top w:val="nil"/>
              <w:left w:val="nil"/>
              <w:bottom w:val="single" w:sz="4" w:space="0" w:color="auto"/>
              <w:right w:val="single" w:sz="4" w:space="0" w:color="auto"/>
            </w:tcBorders>
            <w:shd w:val="clear" w:color="auto" w:fill="auto"/>
            <w:noWrap/>
            <w:vAlign w:val="bottom"/>
            <w:hideMark/>
          </w:tcPr>
          <w:p w14:paraId="69DC687C"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345</w:t>
            </w:r>
          </w:p>
        </w:tc>
        <w:tc>
          <w:tcPr>
            <w:tcW w:w="390" w:type="pct"/>
            <w:tcBorders>
              <w:top w:val="nil"/>
              <w:left w:val="nil"/>
              <w:bottom w:val="single" w:sz="4" w:space="0" w:color="auto"/>
              <w:right w:val="single" w:sz="4" w:space="0" w:color="auto"/>
            </w:tcBorders>
            <w:shd w:val="clear" w:color="auto" w:fill="auto"/>
            <w:noWrap/>
            <w:vAlign w:val="bottom"/>
            <w:hideMark/>
          </w:tcPr>
          <w:p w14:paraId="47A13A2F"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4" w:space="0" w:color="auto"/>
              <w:right w:val="single" w:sz="4" w:space="0" w:color="auto"/>
            </w:tcBorders>
            <w:shd w:val="clear" w:color="auto" w:fill="auto"/>
            <w:noWrap/>
            <w:vAlign w:val="bottom"/>
            <w:hideMark/>
          </w:tcPr>
          <w:p w14:paraId="0F41EE7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18</w:t>
            </w:r>
          </w:p>
        </w:tc>
        <w:tc>
          <w:tcPr>
            <w:tcW w:w="368" w:type="pct"/>
            <w:tcBorders>
              <w:top w:val="nil"/>
              <w:left w:val="nil"/>
              <w:bottom w:val="single" w:sz="4" w:space="0" w:color="auto"/>
              <w:right w:val="single" w:sz="4" w:space="0" w:color="auto"/>
            </w:tcBorders>
            <w:shd w:val="clear" w:color="auto" w:fill="auto"/>
            <w:noWrap/>
            <w:vAlign w:val="bottom"/>
            <w:hideMark/>
          </w:tcPr>
          <w:p w14:paraId="6F656F4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0</w:t>
            </w:r>
          </w:p>
        </w:tc>
        <w:tc>
          <w:tcPr>
            <w:tcW w:w="378" w:type="pct"/>
            <w:tcBorders>
              <w:top w:val="nil"/>
              <w:left w:val="nil"/>
              <w:bottom w:val="single" w:sz="4" w:space="0" w:color="auto"/>
              <w:right w:val="single" w:sz="4" w:space="0" w:color="auto"/>
            </w:tcBorders>
            <w:shd w:val="clear" w:color="auto" w:fill="auto"/>
            <w:noWrap/>
            <w:vAlign w:val="bottom"/>
            <w:hideMark/>
          </w:tcPr>
          <w:p w14:paraId="216B6EF5"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18</w:t>
            </w:r>
          </w:p>
        </w:tc>
        <w:tc>
          <w:tcPr>
            <w:tcW w:w="394" w:type="pct"/>
            <w:tcBorders>
              <w:top w:val="nil"/>
              <w:left w:val="nil"/>
              <w:bottom w:val="single" w:sz="4" w:space="0" w:color="auto"/>
              <w:right w:val="single" w:sz="8" w:space="0" w:color="auto"/>
            </w:tcBorders>
            <w:shd w:val="clear" w:color="auto" w:fill="auto"/>
            <w:noWrap/>
            <w:vAlign w:val="bottom"/>
            <w:hideMark/>
          </w:tcPr>
          <w:p w14:paraId="318C7742"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r w:rsidR="00AD741E" w:rsidRPr="00AD741E" w14:paraId="7BEBCEA6" w14:textId="77777777" w:rsidTr="00B45273">
        <w:trPr>
          <w:trHeight w:val="293"/>
        </w:trPr>
        <w:tc>
          <w:tcPr>
            <w:tcW w:w="368" w:type="pct"/>
            <w:tcBorders>
              <w:top w:val="nil"/>
              <w:left w:val="single" w:sz="4" w:space="0" w:color="auto"/>
              <w:bottom w:val="single" w:sz="4" w:space="0" w:color="auto"/>
              <w:right w:val="single" w:sz="4" w:space="0" w:color="auto"/>
            </w:tcBorders>
            <w:shd w:val="clear" w:color="auto" w:fill="auto"/>
            <w:noWrap/>
            <w:vAlign w:val="center"/>
            <w:hideMark/>
          </w:tcPr>
          <w:p w14:paraId="36A9DB36" w14:textId="77777777" w:rsidR="00AD741E" w:rsidRPr="00AD741E" w:rsidRDefault="00AD741E" w:rsidP="00AD741E">
            <w:pPr>
              <w:spacing w:line="240" w:lineRule="auto"/>
              <w:jc w:val="center"/>
              <w:rPr>
                <w:rFonts w:ascii="Calibri" w:eastAsia="Times New Roman" w:hAnsi="Calibri" w:cs="Calibri"/>
                <w:b/>
                <w:bCs/>
                <w:sz w:val="22"/>
              </w:rPr>
            </w:pPr>
            <w:r w:rsidRPr="00AD741E">
              <w:rPr>
                <w:rFonts w:ascii="Calibri" w:eastAsia="Times New Roman" w:hAnsi="Calibri" w:cs="Calibri"/>
                <w:b/>
                <w:bCs/>
                <w:sz w:val="22"/>
              </w:rPr>
              <w:t>28</w:t>
            </w:r>
          </w:p>
        </w:tc>
        <w:tc>
          <w:tcPr>
            <w:tcW w:w="1249" w:type="pct"/>
            <w:tcBorders>
              <w:top w:val="nil"/>
              <w:left w:val="nil"/>
              <w:bottom w:val="single" w:sz="8" w:space="0" w:color="auto"/>
              <w:right w:val="single" w:sz="4" w:space="0" w:color="auto"/>
            </w:tcBorders>
            <w:shd w:val="clear" w:color="auto" w:fill="auto"/>
            <w:noWrap/>
            <w:vAlign w:val="bottom"/>
            <w:hideMark/>
          </w:tcPr>
          <w:p w14:paraId="2D4B73B8" w14:textId="77777777" w:rsidR="00AD741E" w:rsidRPr="00AD741E" w:rsidRDefault="00AD741E" w:rsidP="00AD741E">
            <w:pPr>
              <w:spacing w:line="240" w:lineRule="auto"/>
              <w:rPr>
                <w:rFonts w:ascii="Calibri" w:eastAsia="Times New Roman" w:hAnsi="Calibri" w:cs="Calibri"/>
                <w:b/>
                <w:bCs/>
                <w:color w:val="000000"/>
                <w:sz w:val="22"/>
              </w:rPr>
            </w:pPr>
            <w:r w:rsidRPr="00AD741E">
              <w:rPr>
                <w:rFonts w:ascii="Calibri" w:eastAsia="Times New Roman" w:hAnsi="Calibri" w:cs="Calibri"/>
                <w:b/>
                <w:bCs/>
                <w:color w:val="000000"/>
                <w:sz w:val="22"/>
              </w:rPr>
              <w:t>Wednesday, September 4, 2024</w:t>
            </w:r>
          </w:p>
        </w:tc>
        <w:tc>
          <w:tcPr>
            <w:tcW w:w="368" w:type="pct"/>
            <w:tcBorders>
              <w:top w:val="nil"/>
              <w:left w:val="nil"/>
              <w:bottom w:val="single" w:sz="8" w:space="0" w:color="auto"/>
              <w:right w:val="single" w:sz="4" w:space="0" w:color="auto"/>
            </w:tcBorders>
            <w:shd w:val="clear" w:color="auto" w:fill="auto"/>
            <w:noWrap/>
            <w:vAlign w:val="bottom"/>
            <w:hideMark/>
          </w:tcPr>
          <w:p w14:paraId="42A33029"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7.61</w:t>
            </w:r>
          </w:p>
        </w:tc>
        <w:tc>
          <w:tcPr>
            <w:tcW w:w="368" w:type="pct"/>
            <w:tcBorders>
              <w:top w:val="nil"/>
              <w:left w:val="nil"/>
              <w:bottom w:val="single" w:sz="8" w:space="0" w:color="auto"/>
              <w:right w:val="single" w:sz="4" w:space="0" w:color="auto"/>
            </w:tcBorders>
            <w:shd w:val="clear" w:color="auto" w:fill="auto"/>
            <w:noWrap/>
            <w:vAlign w:val="bottom"/>
            <w:hideMark/>
          </w:tcPr>
          <w:p w14:paraId="097B7854"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30</w:t>
            </w:r>
          </w:p>
        </w:tc>
        <w:tc>
          <w:tcPr>
            <w:tcW w:w="368" w:type="pct"/>
            <w:tcBorders>
              <w:top w:val="nil"/>
              <w:left w:val="nil"/>
              <w:bottom w:val="single" w:sz="8" w:space="0" w:color="auto"/>
              <w:right w:val="single" w:sz="4" w:space="0" w:color="auto"/>
            </w:tcBorders>
            <w:shd w:val="clear" w:color="auto" w:fill="auto"/>
            <w:noWrap/>
            <w:vAlign w:val="bottom"/>
            <w:hideMark/>
          </w:tcPr>
          <w:p w14:paraId="60C3E36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153.20</w:t>
            </w:r>
          </w:p>
        </w:tc>
        <w:tc>
          <w:tcPr>
            <w:tcW w:w="368" w:type="pct"/>
            <w:tcBorders>
              <w:top w:val="nil"/>
              <w:left w:val="nil"/>
              <w:bottom w:val="single" w:sz="8" w:space="0" w:color="auto"/>
              <w:right w:val="single" w:sz="4" w:space="0" w:color="auto"/>
            </w:tcBorders>
            <w:shd w:val="clear" w:color="auto" w:fill="auto"/>
            <w:noWrap/>
            <w:vAlign w:val="bottom"/>
            <w:hideMark/>
          </w:tcPr>
          <w:p w14:paraId="55F83C7D"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368</w:t>
            </w:r>
          </w:p>
        </w:tc>
        <w:tc>
          <w:tcPr>
            <w:tcW w:w="390" w:type="pct"/>
            <w:tcBorders>
              <w:top w:val="nil"/>
              <w:left w:val="nil"/>
              <w:bottom w:val="single" w:sz="8" w:space="0" w:color="auto"/>
              <w:right w:val="single" w:sz="4" w:space="0" w:color="auto"/>
            </w:tcBorders>
            <w:shd w:val="clear" w:color="auto" w:fill="auto"/>
            <w:noWrap/>
            <w:vAlign w:val="bottom"/>
            <w:hideMark/>
          </w:tcPr>
          <w:p w14:paraId="2F355F3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240</w:t>
            </w:r>
          </w:p>
        </w:tc>
        <w:tc>
          <w:tcPr>
            <w:tcW w:w="380" w:type="pct"/>
            <w:tcBorders>
              <w:top w:val="nil"/>
              <w:left w:val="nil"/>
              <w:bottom w:val="single" w:sz="8" w:space="0" w:color="auto"/>
              <w:right w:val="single" w:sz="4" w:space="0" w:color="auto"/>
            </w:tcBorders>
            <w:shd w:val="clear" w:color="auto" w:fill="auto"/>
            <w:noWrap/>
            <w:vAlign w:val="bottom"/>
            <w:hideMark/>
          </w:tcPr>
          <w:p w14:paraId="2D93096A"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17</w:t>
            </w:r>
          </w:p>
        </w:tc>
        <w:tc>
          <w:tcPr>
            <w:tcW w:w="368" w:type="pct"/>
            <w:tcBorders>
              <w:top w:val="nil"/>
              <w:left w:val="nil"/>
              <w:bottom w:val="single" w:sz="8" w:space="0" w:color="auto"/>
              <w:right w:val="single" w:sz="4" w:space="0" w:color="auto"/>
            </w:tcBorders>
            <w:shd w:val="clear" w:color="auto" w:fill="auto"/>
            <w:noWrap/>
            <w:vAlign w:val="bottom"/>
            <w:hideMark/>
          </w:tcPr>
          <w:p w14:paraId="7CDCFD13"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c>
          <w:tcPr>
            <w:tcW w:w="378" w:type="pct"/>
            <w:tcBorders>
              <w:top w:val="nil"/>
              <w:left w:val="nil"/>
              <w:bottom w:val="single" w:sz="8" w:space="0" w:color="auto"/>
              <w:right w:val="single" w:sz="4" w:space="0" w:color="auto"/>
            </w:tcBorders>
            <w:shd w:val="clear" w:color="auto" w:fill="auto"/>
            <w:noWrap/>
            <w:vAlign w:val="bottom"/>
            <w:hideMark/>
          </w:tcPr>
          <w:p w14:paraId="44E5AC6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37</w:t>
            </w:r>
          </w:p>
        </w:tc>
        <w:tc>
          <w:tcPr>
            <w:tcW w:w="394" w:type="pct"/>
            <w:tcBorders>
              <w:top w:val="nil"/>
              <w:left w:val="nil"/>
              <w:bottom w:val="single" w:sz="8" w:space="0" w:color="auto"/>
              <w:right w:val="single" w:sz="8" w:space="0" w:color="auto"/>
            </w:tcBorders>
            <w:shd w:val="clear" w:color="auto" w:fill="auto"/>
            <w:noWrap/>
            <w:vAlign w:val="bottom"/>
            <w:hideMark/>
          </w:tcPr>
          <w:p w14:paraId="3A12BD10" w14:textId="77777777" w:rsidR="00AD741E" w:rsidRPr="00AD741E" w:rsidRDefault="00AD741E" w:rsidP="00AD741E">
            <w:pPr>
              <w:spacing w:line="240" w:lineRule="auto"/>
              <w:jc w:val="center"/>
              <w:rPr>
                <w:rFonts w:ascii="Calibri" w:eastAsia="Times New Roman" w:hAnsi="Calibri" w:cs="Calibri"/>
                <w:color w:val="000000"/>
                <w:sz w:val="22"/>
              </w:rPr>
            </w:pPr>
            <w:r w:rsidRPr="00AD741E">
              <w:rPr>
                <w:rFonts w:ascii="Calibri" w:eastAsia="Times New Roman" w:hAnsi="Calibri" w:cs="Calibri"/>
                <w:color w:val="000000"/>
                <w:sz w:val="22"/>
              </w:rPr>
              <w:t>1</w:t>
            </w:r>
          </w:p>
        </w:tc>
      </w:tr>
    </w:tbl>
    <w:p w14:paraId="2D6A7B9E" w14:textId="77777777" w:rsidR="00A25FA4" w:rsidRDefault="00A25FA4" w:rsidP="0037741D"/>
    <w:p w14:paraId="70C7204A" w14:textId="1D470333" w:rsidR="00A96908" w:rsidRPr="0037741D" w:rsidRDefault="00A96908" w:rsidP="00A96908">
      <w:pPr>
        <w:jc w:val="center"/>
      </w:pPr>
      <w:r>
        <w:t>Table B-4</w:t>
      </w:r>
    </w:p>
    <w:sectPr w:rsidR="00A96908" w:rsidRPr="0037741D" w:rsidSect="00A7277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E1F5F9" w14:textId="77777777" w:rsidR="002565D9" w:rsidRDefault="002565D9" w:rsidP="00293640">
      <w:pPr>
        <w:spacing w:line="240" w:lineRule="auto"/>
      </w:pPr>
      <w:r>
        <w:separator/>
      </w:r>
    </w:p>
  </w:endnote>
  <w:endnote w:type="continuationSeparator" w:id="0">
    <w:p w14:paraId="2FD1E908" w14:textId="77777777" w:rsidR="002565D9" w:rsidRDefault="002565D9" w:rsidP="002936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1782968"/>
      <w:docPartObj>
        <w:docPartGallery w:val="Page Numbers (Bottom of Page)"/>
        <w:docPartUnique/>
      </w:docPartObj>
    </w:sdtPr>
    <w:sdtEndPr>
      <w:rPr>
        <w:rFonts w:ascii="Trebuchet MS" w:hAnsi="Trebuchet MS"/>
        <w:noProof/>
        <w:sz w:val="24"/>
        <w:szCs w:val="24"/>
      </w:rPr>
    </w:sdtEndPr>
    <w:sdtContent>
      <w:p w14:paraId="75AC085E" w14:textId="38C9C568" w:rsidR="00031C4A" w:rsidRPr="006A07B7" w:rsidRDefault="00031C4A" w:rsidP="006A07B7">
        <w:pPr>
          <w:pStyle w:val="Footer"/>
          <w:jc w:val="center"/>
          <w:rPr>
            <w:rFonts w:ascii="Trebuchet MS" w:hAnsi="Trebuchet MS"/>
            <w:sz w:val="24"/>
            <w:szCs w:val="24"/>
          </w:rPr>
        </w:pPr>
        <w:r w:rsidRPr="00802AAB">
          <w:rPr>
            <w:rFonts w:ascii="Trebuchet MS" w:hAnsi="Trebuchet MS"/>
            <w:sz w:val="24"/>
            <w:szCs w:val="24"/>
          </w:rPr>
          <w:fldChar w:fldCharType="begin"/>
        </w:r>
        <w:r w:rsidRPr="00802AAB">
          <w:rPr>
            <w:rFonts w:ascii="Trebuchet MS" w:hAnsi="Trebuchet MS"/>
            <w:sz w:val="24"/>
            <w:szCs w:val="24"/>
          </w:rPr>
          <w:instrText xml:space="preserve"> PAGE   \* MERGEFORMAT </w:instrText>
        </w:r>
        <w:r w:rsidRPr="00802AAB">
          <w:rPr>
            <w:rFonts w:ascii="Trebuchet MS" w:hAnsi="Trebuchet MS"/>
            <w:sz w:val="24"/>
            <w:szCs w:val="24"/>
          </w:rPr>
          <w:fldChar w:fldCharType="separate"/>
        </w:r>
        <w:r w:rsidR="00B47B48">
          <w:rPr>
            <w:rFonts w:ascii="Trebuchet MS" w:hAnsi="Trebuchet MS"/>
            <w:noProof/>
            <w:sz w:val="24"/>
            <w:szCs w:val="24"/>
          </w:rPr>
          <w:t>1</w:t>
        </w:r>
        <w:r w:rsidRPr="00802AAB">
          <w:rPr>
            <w:rFonts w:ascii="Trebuchet MS" w:hAnsi="Trebuchet MS"/>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65ED89" w14:textId="77777777" w:rsidR="002565D9" w:rsidRDefault="002565D9" w:rsidP="00293640">
      <w:pPr>
        <w:spacing w:line="240" w:lineRule="auto"/>
      </w:pPr>
      <w:r>
        <w:separator/>
      </w:r>
    </w:p>
  </w:footnote>
  <w:footnote w:type="continuationSeparator" w:id="0">
    <w:p w14:paraId="31DF7296" w14:textId="77777777" w:rsidR="002565D9" w:rsidRDefault="002565D9" w:rsidP="002936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48A6D" w14:textId="13354DFE" w:rsidR="00031C4A" w:rsidRPr="00925B24" w:rsidRDefault="00031C4A">
    <w:pPr>
      <w:pStyle w:val="Header"/>
      <w:rPr>
        <w:rFonts w:ascii="Trebuchet MS" w:hAnsi="Trebuchet MS"/>
        <w:b/>
        <w:bCs/>
      </w:rPr>
    </w:pPr>
    <w:r w:rsidRPr="00925B24">
      <w:rPr>
        <w:rFonts w:ascii="Trebuchet MS" w:hAnsi="Trebuchet MS"/>
        <w:b/>
        <w:bCs/>
      </w:rPr>
      <w:t>Summary of Extended Circulation Test (August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27B29"/>
    <w:multiLevelType w:val="hybridMultilevel"/>
    <w:tmpl w:val="40F2F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45EED"/>
    <w:multiLevelType w:val="hybridMultilevel"/>
    <w:tmpl w:val="C372A460"/>
    <w:lvl w:ilvl="0" w:tplc="0F6E4468">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61834"/>
    <w:multiLevelType w:val="hybridMultilevel"/>
    <w:tmpl w:val="3CECBADA"/>
    <w:lvl w:ilvl="0" w:tplc="60AE7208">
      <w:start w:val="1"/>
      <w:numFmt w:val="bullet"/>
      <w:lvlText w:val=""/>
      <w:lvlJc w:val="left"/>
      <w:pPr>
        <w:ind w:left="144" w:hanging="144"/>
      </w:pPr>
      <w:rPr>
        <w:rFonts w:ascii="Symbol" w:hAnsi="Symbol" w:hint="default"/>
      </w:rPr>
    </w:lvl>
    <w:lvl w:ilvl="1" w:tplc="014AB188">
      <w:start w:val="1"/>
      <w:numFmt w:val="bullet"/>
      <w:lvlText w:val="o"/>
      <w:lvlJc w:val="left"/>
      <w:pPr>
        <w:ind w:left="72" w:firstLine="216"/>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E7548AF"/>
    <w:multiLevelType w:val="hybridMultilevel"/>
    <w:tmpl w:val="3C90AEDC"/>
    <w:lvl w:ilvl="0" w:tplc="0F6E4468">
      <w:numFmt w:val="bullet"/>
      <w:lvlText w:val=""/>
      <w:lvlJc w:val="left"/>
      <w:pPr>
        <w:ind w:left="1080" w:hanging="72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94FEE"/>
    <w:multiLevelType w:val="hybridMultilevel"/>
    <w:tmpl w:val="21DC5F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944C5"/>
    <w:multiLevelType w:val="hybridMultilevel"/>
    <w:tmpl w:val="F89406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D035E8"/>
    <w:multiLevelType w:val="hybridMultilevel"/>
    <w:tmpl w:val="87CABF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D0470"/>
    <w:multiLevelType w:val="hybridMultilevel"/>
    <w:tmpl w:val="76B6A9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76279F"/>
    <w:multiLevelType w:val="hybridMultilevel"/>
    <w:tmpl w:val="82F09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C058A7"/>
    <w:multiLevelType w:val="hybridMultilevel"/>
    <w:tmpl w:val="776E2104"/>
    <w:lvl w:ilvl="0" w:tplc="8C42625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65E6A"/>
    <w:multiLevelType w:val="hybridMultilevel"/>
    <w:tmpl w:val="9C20292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C46DF5"/>
    <w:multiLevelType w:val="multilevel"/>
    <w:tmpl w:val="4AB8CAD0"/>
    <w:lvl w:ilvl="0">
      <w:start w:val="1"/>
      <w:numFmt w:val="decimal"/>
      <w:pStyle w:val="Level1"/>
      <w:lvlText w:val="%1.0"/>
      <w:lvlJc w:val="left"/>
      <w:pPr>
        <w:ind w:left="720" w:hanging="720"/>
      </w:pPr>
      <w:rPr>
        <w:rFonts w:ascii="Times New Roman" w:hAnsi="Times New Roman" w:hint="default"/>
        <w:b w:val="0"/>
        <w:i w:val="0"/>
        <w:caps w:val="0"/>
        <w:strike w:val="0"/>
        <w:dstrike w:val="0"/>
        <w:vanish w:val="0"/>
        <w:color w:val="auto"/>
        <w:sz w:val="24"/>
        <w:vertAlign w:val="baseline"/>
      </w:rPr>
    </w:lvl>
    <w:lvl w:ilvl="1">
      <w:start w:val="1"/>
      <w:numFmt w:val="decimal"/>
      <w:pStyle w:val="Level2"/>
      <w:lvlText w:val="%1.%2"/>
      <w:lvlJc w:val="left"/>
      <w:pPr>
        <w:ind w:left="1080" w:hanging="720"/>
      </w:pPr>
      <w:rPr>
        <w:rFonts w:ascii="Times New Roman" w:hAnsi="Times New Roman" w:hint="default"/>
        <w:b w:val="0"/>
        <w:i w:val="0"/>
        <w:caps w:val="0"/>
        <w:strike w:val="0"/>
        <w:dstrike w:val="0"/>
        <w:vanish w:val="0"/>
        <w:color w:val="auto"/>
        <w:sz w:val="24"/>
        <w:vertAlign w:val="baseline"/>
      </w:rPr>
    </w:lvl>
    <w:lvl w:ilvl="2">
      <w:start w:val="1"/>
      <w:numFmt w:val="decimal"/>
      <w:pStyle w:val="Level2"/>
      <w:lvlText w:val="%1.%2.%3"/>
      <w:lvlJc w:val="left"/>
      <w:pPr>
        <w:ind w:left="1440" w:hanging="720"/>
      </w:pPr>
      <w:rPr>
        <w:rFonts w:ascii="Times New Roman" w:hAnsi="Times New Roman" w:hint="default"/>
        <w:b w:val="0"/>
        <w:i w:val="0"/>
        <w:caps w:val="0"/>
        <w:strike w:val="0"/>
        <w:dstrike w:val="0"/>
        <w:vanish w:val="0"/>
        <w:color w:val="auto"/>
        <w:sz w:val="24"/>
        <w:vertAlign w:val="baseline"/>
      </w:rPr>
    </w:lvl>
    <w:lvl w:ilvl="3">
      <w:start w:val="1"/>
      <w:numFmt w:val="decimal"/>
      <w:lvlText w:val="%1.%2.%3.%4"/>
      <w:lvlJc w:val="left"/>
      <w:pPr>
        <w:ind w:left="1800" w:hanging="720"/>
      </w:pPr>
      <w:rPr>
        <w:rFonts w:ascii="Times New Roman" w:hAnsi="Times New Roman" w:hint="default"/>
        <w:b w:val="0"/>
        <w:i w:val="0"/>
        <w:caps w:val="0"/>
        <w:strike w:val="0"/>
        <w:dstrike w:val="0"/>
        <w:vanish w:val="0"/>
        <w:color w:val="auto"/>
        <w:sz w:val="24"/>
        <w:vertAlign w:val="baseline"/>
      </w:rPr>
    </w:lvl>
    <w:lvl w:ilvl="4">
      <w:start w:val="1"/>
      <w:numFmt w:val="decimal"/>
      <w:pStyle w:val="Level5"/>
      <w:lvlText w:val="%1.%2.%3.%4.%5"/>
      <w:lvlJc w:val="left"/>
      <w:pPr>
        <w:ind w:left="2160" w:hanging="720"/>
      </w:pPr>
      <w:rPr>
        <w:rFonts w:ascii="Times New Roman" w:hAnsi="Times New Roman" w:hint="default"/>
        <w:b w:val="0"/>
        <w:i w:val="0"/>
        <w:caps w:val="0"/>
        <w:strike w:val="0"/>
        <w:dstrike w:val="0"/>
        <w:vanish w:val="0"/>
        <w:color w:val="auto"/>
        <w:sz w:val="24"/>
        <w:vertAlign w:val="baseline"/>
      </w:rPr>
    </w:lvl>
    <w:lvl w:ilvl="5">
      <w:start w:val="1"/>
      <w:numFmt w:val="decimal"/>
      <w:lvlText w:val="%1.%2.%3.%4.%5.%6"/>
      <w:lvlJc w:val="left"/>
      <w:pPr>
        <w:ind w:left="2520" w:hanging="720"/>
      </w:pPr>
      <w:rPr>
        <w:rFonts w:ascii="Times New Roman" w:hAnsi="Times New Roman" w:hint="default"/>
        <w:b w:val="0"/>
        <w:i w:val="0"/>
        <w:caps w:val="0"/>
        <w:strike w:val="0"/>
        <w:dstrike w:val="0"/>
        <w:vanish w:val="0"/>
        <w:color w:val="auto"/>
        <w:sz w:val="24"/>
        <w:vertAlign w:val="baseline"/>
      </w:rPr>
    </w:lvl>
    <w:lvl w:ilvl="6">
      <w:start w:val="1"/>
      <w:numFmt w:val="decimal"/>
      <w:pStyle w:val="Level5"/>
      <w:lvlText w:val="%1.%2.%3.%4.%5.%6.%7"/>
      <w:lvlJc w:val="left"/>
      <w:pPr>
        <w:ind w:left="2880" w:hanging="720"/>
      </w:pPr>
      <w:rPr>
        <w:rFonts w:ascii="Times New Roman" w:hAnsi="Times New Roman" w:hint="default"/>
        <w:b w:val="0"/>
        <w:i w:val="0"/>
        <w:caps w:val="0"/>
        <w:strike w:val="0"/>
        <w:dstrike w:val="0"/>
        <w:vanish w:val="0"/>
        <w:color w:val="auto"/>
        <w:sz w:val="24"/>
        <w:vertAlign w:val="baseline"/>
      </w:rPr>
    </w:lvl>
    <w:lvl w:ilvl="7">
      <w:start w:val="1"/>
      <w:numFmt w:val="decimal"/>
      <w:lvlText w:val="%1.%2.%3.%4.%5.%6.%7.%8"/>
      <w:lvlJc w:val="left"/>
      <w:pPr>
        <w:ind w:left="3240" w:hanging="720"/>
      </w:pPr>
      <w:rPr>
        <w:rFonts w:ascii="Times New Roman" w:hAnsi="Times New Roman" w:hint="default"/>
        <w:b w:val="0"/>
        <w:i w:val="0"/>
        <w:caps w:val="0"/>
        <w:strike w:val="0"/>
        <w:dstrike w:val="0"/>
        <w:vanish w:val="0"/>
        <w:color w:val="auto"/>
        <w:sz w:val="24"/>
        <w:vertAlign w:val="baseline"/>
      </w:rPr>
    </w:lvl>
    <w:lvl w:ilvl="8">
      <w:start w:val="1"/>
      <w:numFmt w:val="decimal"/>
      <w:lvlText w:val="%1.%2.%3.%4.%5.%6.%7.%8.%9"/>
      <w:lvlJc w:val="left"/>
      <w:pPr>
        <w:ind w:left="3600" w:hanging="720"/>
      </w:pPr>
      <w:rPr>
        <w:rFonts w:ascii="Times New Roman" w:hAnsi="Times New Roman" w:hint="default"/>
        <w:b w:val="0"/>
        <w:i w:val="0"/>
        <w:caps w:val="0"/>
        <w:strike w:val="0"/>
        <w:dstrike w:val="0"/>
        <w:vanish w:val="0"/>
        <w:color w:val="auto"/>
        <w:sz w:val="24"/>
        <w:vertAlign w:val="baseline"/>
      </w:rPr>
    </w:lvl>
  </w:abstractNum>
  <w:abstractNum w:abstractNumId="12" w15:restartNumberingAfterBreak="0">
    <w:nsid w:val="4EDE6006"/>
    <w:multiLevelType w:val="hybridMultilevel"/>
    <w:tmpl w:val="2DA2ED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142BD3"/>
    <w:multiLevelType w:val="hybridMultilevel"/>
    <w:tmpl w:val="4984CE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4073264"/>
    <w:multiLevelType w:val="hybridMultilevel"/>
    <w:tmpl w:val="DD34B8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FF22DD"/>
    <w:multiLevelType w:val="hybridMultilevel"/>
    <w:tmpl w:val="6F6A8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0A3D3D"/>
    <w:multiLevelType w:val="hybridMultilevel"/>
    <w:tmpl w:val="28745B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E63597"/>
    <w:multiLevelType w:val="hybridMultilevel"/>
    <w:tmpl w:val="1E5E73C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531A72"/>
    <w:multiLevelType w:val="hybridMultilevel"/>
    <w:tmpl w:val="6EF05BC0"/>
    <w:lvl w:ilvl="0" w:tplc="8C6A53B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021506"/>
    <w:multiLevelType w:val="hybridMultilevel"/>
    <w:tmpl w:val="67E2AC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53A0380"/>
    <w:multiLevelType w:val="hybridMultilevel"/>
    <w:tmpl w:val="CB62F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757F4CE6"/>
    <w:multiLevelType w:val="hybridMultilevel"/>
    <w:tmpl w:val="EBEC4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3A6A92"/>
    <w:multiLevelType w:val="hybridMultilevel"/>
    <w:tmpl w:val="882A1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BC60F0"/>
    <w:multiLevelType w:val="hybridMultilevel"/>
    <w:tmpl w:val="4CEC7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3F23F9"/>
    <w:multiLevelType w:val="hybridMultilevel"/>
    <w:tmpl w:val="A622DD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6378454">
    <w:abstractNumId w:val="17"/>
  </w:num>
  <w:num w:numId="2" w16cid:durableId="1032538860">
    <w:abstractNumId w:val="10"/>
  </w:num>
  <w:num w:numId="3" w16cid:durableId="248195711">
    <w:abstractNumId w:val="6"/>
  </w:num>
  <w:num w:numId="4" w16cid:durableId="820005610">
    <w:abstractNumId w:val="18"/>
  </w:num>
  <w:num w:numId="5" w16cid:durableId="1976524449">
    <w:abstractNumId w:val="5"/>
  </w:num>
  <w:num w:numId="6" w16cid:durableId="483544852">
    <w:abstractNumId w:val="24"/>
  </w:num>
  <w:num w:numId="7" w16cid:durableId="493374998">
    <w:abstractNumId w:val="16"/>
  </w:num>
  <w:num w:numId="8" w16cid:durableId="1628775613">
    <w:abstractNumId w:val="14"/>
  </w:num>
  <w:num w:numId="9" w16cid:durableId="993296028">
    <w:abstractNumId w:val="4"/>
  </w:num>
  <w:num w:numId="10" w16cid:durableId="1108043989">
    <w:abstractNumId w:val="22"/>
  </w:num>
  <w:num w:numId="11" w16cid:durableId="750271169">
    <w:abstractNumId w:val="7"/>
  </w:num>
  <w:num w:numId="12" w16cid:durableId="108857286">
    <w:abstractNumId w:val="8"/>
  </w:num>
  <w:num w:numId="13" w16cid:durableId="398753784">
    <w:abstractNumId w:val="20"/>
  </w:num>
  <w:num w:numId="14" w16cid:durableId="198933117">
    <w:abstractNumId w:val="19"/>
  </w:num>
  <w:num w:numId="15" w16cid:durableId="385763858">
    <w:abstractNumId w:val="2"/>
  </w:num>
  <w:num w:numId="16" w16cid:durableId="1044065509">
    <w:abstractNumId w:val="11"/>
  </w:num>
  <w:num w:numId="17" w16cid:durableId="1884632952">
    <w:abstractNumId w:val="13"/>
  </w:num>
  <w:num w:numId="18" w16cid:durableId="1432581240">
    <w:abstractNumId w:val="3"/>
  </w:num>
  <w:num w:numId="19" w16cid:durableId="2115050067">
    <w:abstractNumId w:val="1"/>
  </w:num>
  <w:num w:numId="20" w16cid:durableId="552274940">
    <w:abstractNumId w:val="21"/>
  </w:num>
  <w:num w:numId="21" w16cid:durableId="425884989">
    <w:abstractNumId w:val="23"/>
  </w:num>
  <w:num w:numId="22" w16cid:durableId="288096585">
    <w:abstractNumId w:val="9"/>
  </w:num>
  <w:num w:numId="23" w16cid:durableId="1949241334">
    <w:abstractNumId w:val="12"/>
  </w:num>
  <w:num w:numId="24" w16cid:durableId="167447162">
    <w:abstractNumId w:val="0"/>
  </w:num>
  <w:num w:numId="25" w16cid:durableId="164955640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icrosoft account">
    <w15:presenceInfo w15:providerId="Windows Live" w15:userId="f6583258b5f60e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B07"/>
    <w:rsid w:val="0000691D"/>
    <w:rsid w:val="0002067C"/>
    <w:rsid w:val="00026570"/>
    <w:rsid w:val="00031C4A"/>
    <w:rsid w:val="0003256B"/>
    <w:rsid w:val="00050258"/>
    <w:rsid w:val="00051830"/>
    <w:rsid w:val="000866C6"/>
    <w:rsid w:val="00086F47"/>
    <w:rsid w:val="000A66D5"/>
    <w:rsid w:val="000F2897"/>
    <w:rsid w:val="00111AD0"/>
    <w:rsid w:val="0013385A"/>
    <w:rsid w:val="00134E59"/>
    <w:rsid w:val="00142F0B"/>
    <w:rsid w:val="00156179"/>
    <w:rsid w:val="00157C6D"/>
    <w:rsid w:val="00160D4D"/>
    <w:rsid w:val="00167ED2"/>
    <w:rsid w:val="00177093"/>
    <w:rsid w:val="00243BC9"/>
    <w:rsid w:val="002565D9"/>
    <w:rsid w:val="00260967"/>
    <w:rsid w:val="00266822"/>
    <w:rsid w:val="00272AF3"/>
    <w:rsid w:val="00293640"/>
    <w:rsid w:val="002A3802"/>
    <w:rsid w:val="002A5303"/>
    <w:rsid w:val="002B5E51"/>
    <w:rsid w:val="002C57A5"/>
    <w:rsid w:val="002D7F18"/>
    <w:rsid w:val="002F2C94"/>
    <w:rsid w:val="003024E5"/>
    <w:rsid w:val="0034402D"/>
    <w:rsid w:val="00347773"/>
    <w:rsid w:val="0036545E"/>
    <w:rsid w:val="00372EBC"/>
    <w:rsid w:val="0037741D"/>
    <w:rsid w:val="003802DC"/>
    <w:rsid w:val="003A7406"/>
    <w:rsid w:val="0043571A"/>
    <w:rsid w:val="00452AE5"/>
    <w:rsid w:val="004655B3"/>
    <w:rsid w:val="00467FF6"/>
    <w:rsid w:val="004A21A1"/>
    <w:rsid w:val="004A2792"/>
    <w:rsid w:val="004C7B6E"/>
    <w:rsid w:val="004D6594"/>
    <w:rsid w:val="005067E2"/>
    <w:rsid w:val="0053476C"/>
    <w:rsid w:val="005516AB"/>
    <w:rsid w:val="00567F6B"/>
    <w:rsid w:val="005727EF"/>
    <w:rsid w:val="005A621F"/>
    <w:rsid w:val="005D4661"/>
    <w:rsid w:val="005E4228"/>
    <w:rsid w:val="005E56EF"/>
    <w:rsid w:val="005F7DA6"/>
    <w:rsid w:val="006079F6"/>
    <w:rsid w:val="00620832"/>
    <w:rsid w:val="00635BA2"/>
    <w:rsid w:val="006773BC"/>
    <w:rsid w:val="00687378"/>
    <w:rsid w:val="006950A7"/>
    <w:rsid w:val="00696F54"/>
    <w:rsid w:val="006A07B7"/>
    <w:rsid w:val="006A269F"/>
    <w:rsid w:val="006C1AC3"/>
    <w:rsid w:val="006E00C8"/>
    <w:rsid w:val="006F11E6"/>
    <w:rsid w:val="006F237E"/>
    <w:rsid w:val="00701EF6"/>
    <w:rsid w:val="0071017D"/>
    <w:rsid w:val="0072394F"/>
    <w:rsid w:val="0078168E"/>
    <w:rsid w:val="00795246"/>
    <w:rsid w:val="007B2337"/>
    <w:rsid w:val="007B507A"/>
    <w:rsid w:val="007D52AC"/>
    <w:rsid w:val="007F6603"/>
    <w:rsid w:val="00802AAB"/>
    <w:rsid w:val="00802F77"/>
    <w:rsid w:val="008044C5"/>
    <w:rsid w:val="00805236"/>
    <w:rsid w:val="008442BF"/>
    <w:rsid w:val="008B6194"/>
    <w:rsid w:val="009072F8"/>
    <w:rsid w:val="00925B24"/>
    <w:rsid w:val="009339E4"/>
    <w:rsid w:val="00934F0F"/>
    <w:rsid w:val="00942B1D"/>
    <w:rsid w:val="00950305"/>
    <w:rsid w:val="009529DB"/>
    <w:rsid w:val="009603FA"/>
    <w:rsid w:val="009E6E35"/>
    <w:rsid w:val="009F4D8B"/>
    <w:rsid w:val="00A0373C"/>
    <w:rsid w:val="00A25FA4"/>
    <w:rsid w:val="00A72777"/>
    <w:rsid w:val="00A75368"/>
    <w:rsid w:val="00A757CE"/>
    <w:rsid w:val="00A80B3A"/>
    <w:rsid w:val="00A92553"/>
    <w:rsid w:val="00A96908"/>
    <w:rsid w:val="00AB08F3"/>
    <w:rsid w:val="00AD40B3"/>
    <w:rsid w:val="00AD741E"/>
    <w:rsid w:val="00AE5505"/>
    <w:rsid w:val="00B16562"/>
    <w:rsid w:val="00B261EA"/>
    <w:rsid w:val="00B33B21"/>
    <w:rsid w:val="00B361EE"/>
    <w:rsid w:val="00B45273"/>
    <w:rsid w:val="00B47B48"/>
    <w:rsid w:val="00BA7169"/>
    <w:rsid w:val="00C0059A"/>
    <w:rsid w:val="00C03F7D"/>
    <w:rsid w:val="00C0792B"/>
    <w:rsid w:val="00C10CFA"/>
    <w:rsid w:val="00C46777"/>
    <w:rsid w:val="00C56BB9"/>
    <w:rsid w:val="00C617B5"/>
    <w:rsid w:val="00C7706E"/>
    <w:rsid w:val="00CC5FB4"/>
    <w:rsid w:val="00CE39F8"/>
    <w:rsid w:val="00D039A8"/>
    <w:rsid w:val="00D14184"/>
    <w:rsid w:val="00D30C08"/>
    <w:rsid w:val="00D5788E"/>
    <w:rsid w:val="00D6467B"/>
    <w:rsid w:val="00D71D9B"/>
    <w:rsid w:val="00DD0976"/>
    <w:rsid w:val="00E01BFD"/>
    <w:rsid w:val="00E03375"/>
    <w:rsid w:val="00E03859"/>
    <w:rsid w:val="00E06A7F"/>
    <w:rsid w:val="00E111B9"/>
    <w:rsid w:val="00E43091"/>
    <w:rsid w:val="00E44A78"/>
    <w:rsid w:val="00E47B40"/>
    <w:rsid w:val="00E85347"/>
    <w:rsid w:val="00EA2B59"/>
    <w:rsid w:val="00EB656A"/>
    <w:rsid w:val="00ED03B4"/>
    <w:rsid w:val="00EF3210"/>
    <w:rsid w:val="00EF359A"/>
    <w:rsid w:val="00F53B07"/>
    <w:rsid w:val="00F544E8"/>
    <w:rsid w:val="00F600BA"/>
    <w:rsid w:val="00F666CE"/>
    <w:rsid w:val="00F93776"/>
    <w:rsid w:val="00FB3B11"/>
    <w:rsid w:val="00FC45F6"/>
    <w:rsid w:val="00FC6BC7"/>
    <w:rsid w:val="00FD1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65F99"/>
  <w15:chartTrackingRefBased/>
  <w15:docId w15:val="{FA12348F-AF7A-4444-B9D3-90C2F9C0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9A8"/>
    <w:pPr>
      <w:spacing w:after="0" w:line="259" w:lineRule="auto"/>
    </w:pPr>
    <w:rPr>
      <w:rFonts w:ascii="Trebuchet MS" w:hAnsi="Trebuchet MS"/>
      <w:kern w:val="0"/>
      <w:szCs w:val="22"/>
      <w14:ligatures w14:val="none"/>
    </w:rPr>
  </w:style>
  <w:style w:type="paragraph" w:styleId="Heading1">
    <w:name w:val="heading 1"/>
    <w:basedOn w:val="Normal"/>
    <w:next w:val="Normal"/>
    <w:link w:val="Heading1Char"/>
    <w:autoRedefine/>
    <w:uiPriority w:val="9"/>
    <w:qFormat/>
    <w:rsid w:val="0043571A"/>
    <w:pPr>
      <w:keepNext/>
      <w:keepLines/>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C56BB9"/>
    <w:pPr>
      <w:keepNext/>
      <w:keepLines/>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semiHidden/>
    <w:unhideWhenUsed/>
    <w:qFormat/>
    <w:rsid w:val="00F53B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B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F53B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3B0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3B0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3B0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3B0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71A"/>
    <w:rPr>
      <w:rFonts w:ascii="Trebuchet MS" w:eastAsiaTheme="majorEastAsia" w:hAnsi="Trebuchet MS" w:cstheme="majorBidi"/>
      <w:b/>
      <w:color w:val="000000" w:themeColor="text1"/>
      <w:kern w:val="0"/>
      <w:sz w:val="28"/>
      <w:szCs w:val="40"/>
      <w14:ligatures w14:val="none"/>
    </w:rPr>
  </w:style>
  <w:style w:type="character" w:customStyle="1" w:styleId="Heading2Char">
    <w:name w:val="Heading 2 Char"/>
    <w:basedOn w:val="DefaultParagraphFont"/>
    <w:link w:val="Heading2"/>
    <w:uiPriority w:val="9"/>
    <w:rsid w:val="00C56BB9"/>
    <w:rPr>
      <w:rFonts w:ascii="Trebuchet MS" w:eastAsiaTheme="majorEastAsia" w:hAnsi="Trebuchet MS"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F53B07"/>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F53B07"/>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rsid w:val="00F53B07"/>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F53B07"/>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F53B07"/>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F53B07"/>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F53B07"/>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F53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B0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53B0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B0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53B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3B07"/>
    <w:rPr>
      <w:rFonts w:ascii="Trebuchet MS" w:hAnsi="Trebuchet MS"/>
      <w:i/>
      <w:iCs/>
      <w:color w:val="404040" w:themeColor="text1" w:themeTint="BF"/>
      <w:kern w:val="0"/>
      <w:szCs w:val="22"/>
      <w14:ligatures w14:val="none"/>
    </w:rPr>
  </w:style>
  <w:style w:type="paragraph" w:styleId="ListParagraph">
    <w:name w:val="List Paragraph"/>
    <w:basedOn w:val="Normal"/>
    <w:link w:val="ListParagraphChar"/>
    <w:uiPriority w:val="34"/>
    <w:qFormat/>
    <w:rsid w:val="00F53B07"/>
    <w:pPr>
      <w:ind w:left="720"/>
      <w:contextualSpacing/>
    </w:pPr>
  </w:style>
  <w:style w:type="character" w:styleId="IntenseEmphasis">
    <w:name w:val="Intense Emphasis"/>
    <w:basedOn w:val="DefaultParagraphFont"/>
    <w:uiPriority w:val="21"/>
    <w:qFormat/>
    <w:rsid w:val="00F53B07"/>
    <w:rPr>
      <w:i/>
      <w:iCs/>
      <w:color w:val="0F4761" w:themeColor="accent1" w:themeShade="BF"/>
    </w:rPr>
  </w:style>
  <w:style w:type="paragraph" w:styleId="IntenseQuote">
    <w:name w:val="Intense Quote"/>
    <w:basedOn w:val="Normal"/>
    <w:next w:val="Normal"/>
    <w:link w:val="IntenseQuoteChar"/>
    <w:uiPriority w:val="30"/>
    <w:qFormat/>
    <w:rsid w:val="00F53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B07"/>
    <w:rPr>
      <w:rFonts w:ascii="Trebuchet MS" w:hAnsi="Trebuchet MS"/>
      <w:i/>
      <w:iCs/>
      <w:color w:val="0F4761" w:themeColor="accent1" w:themeShade="BF"/>
      <w:kern w:val="0"/>
      <w:szCs w:val="22"/>
      <w14:ligatures w14:val="none"/>
    </w:rPr>
  </w:style>
  <w:style w:type="character" w:styleId="IntenseReference">
    <w:name w:val="Intense Reference"/>
    <w:basedOn w:val="DefaultParagraphFont"/>
    <w:uiPriority w:val="32"/>
    <w:qFormat/>
    <w:rsid w:val="00F53B07"/>
    <w:rPr>
      <w:b/>
      <w:bCs/>
      <w:smallCaps/>
      <w:color w:val="0F4761" w:themeColor="accent1" w:themeShade="BF"/>
      <w:spacing w:val="5"/>
    </w:rPr>
  </w:style>
  <w:style w:type="character" w:styleId="Strong">
    <w:name w:val="Strong"/>
    <w:uiPriority w:val="22"/>
    <w:qFormat/>
    <w:rsid w:val="00293640"/>
    <w:rPr>
      <w:b/>
      <w:bCs/>
    </w:rPr>
  </w:style>
  <w:style w:type="paragraph" w:styleId="NormalWeb">
    <w:name w:val="Normal (Web)"/>
    <w:basedOn w:val="Normal"/>
    <w:uiPriority w:val="99"/>
    <w:semiHidden/>
    <w:unhideWhenUsed/>
    <w:rsid w:val="00293640"/>
    <w:pPr>
      <w:spacing w:before="100" w:beforeAutospacing="1" w:after="100" w:afterAutospacing="1" w:line="240" w:lineRule="auto"/>
    </w:pPr>
    <w:rPr>
      <w:rFonts w:ascii="Times New Roman" w:eastAsia="Times New Roman" w:hAnsi="Times New Roman" w:cs="Times New Roman"/>
      <w:szCs w:val="24"/>
    </w:rPr>
  </w:style>
  <w:style w:type="character" w:styleId="Hyperlink">
    <w:name w:val="Hyperlink"/>
    <w:basedOn w:val="DefaultParagraphFont"/>
    <w:uiPriority w:val="99"/>
    <w:unhideWhenUsed/>
    <w:rsid w:val="00293640"/>
    <w:rPr>
      <w:color w:val="467886" w:themeColor="hyperlink"/>
      <w:u w:val="single"/>
    </w:rPr>
  </w:style>
  <w:style w:type="table" w:customStyle="1" w:styleId="4">
    <w:name w:val="4"/>
    <w:basedOn w:val="TableNormal"/>
    <w:rsid w:val="00293640"/>
    <w:pPr>
      <w:spacing w:after="0" w:line="276" w:lineRule="auto"/>
      <w:jc w:val="both"/>
    </w:pPr>
    <w:rPr>
      <w:rFonts w:ascii="Trebuchet MS" w:eastAsia="Trebuchet MS" w:hAnsi="Trebuchet MS" w:cs="Trebuchet MS"/>
      <w:kern w:val="0"/>
      <w14:ligatures w14:val="none"/>
    </w:rPr>
    <w:tblPr>
      <w:tblStyleRowBandSize w:val="1"/>
      <w:tblStyleColBandSize w:val="1"/>
      <w:tblCellMar>
        <w:left w:w="115" w:type="dxa"/>
        <w:right w:w="115" w:type="dxa"/>
      </w:tblCellMar>
    </w:tblPr>
  </w:style>
  <w:style w:type="table" w:customStyle="1" w:styleId="3">
    <w:name w:val="3"/>
    <w:basedOn w:val="TableNormal"/>
    <w:rsid w:val="00293640"/>
    <w:pPr>
      <w:spacing w:after="0" w:line="240" w:lineRule="auto"/>
      <w:jc w:val="both"/>
    </w:pPr>
    <w:rPr>
      <w:rFonts w:ascii="Trebuchet MS" w:eastAsia="Trebuchet MS" w:hAnsi="Trebuchet MS" w:cs="Trebuchet MS"/>
      <w:kern w:val="0"/>
      <w14:ligatures w14:val="none"/>
    </w:rPr>
    <w:tblPr>
      <w:tblStyleRowBandSize w:val="1"/>
      <w:tblStyleColBandSize w:val="1"/>
    </w:tblPr>
  </w:style>
  <w:style w:type="table" w:customStyle="1" w:styleId="2">
    <w:name w:val="2"/>
    <w:basedOn w:val="TableNormal"/>
    <w:rsid w:val="00293640"/>
    <w:pPr>
      <w:spacing w:after="0" w:line="240" w:lineRule="auto"/>
      <w:jc w:val="both"/>
    </w:pPr>
    <w:rPr>
      <w:rFonts w:ascii="Trebuchet MS" w:eastAsia="Trebuchet MS" w:hAnsi="Trebuchet MS" w:cs="Trebuchet MS"/>
      <w:kern w:val="0"/>
      <w14:ligatures w14:val="none"/>
    </w:rPr>
    <w:tblPr>
      <w:tblStyleRowBandSize w:val="1"/>
      <w:tblStyleColBandSize w:val="1"/>
    </w:tblPr>
  </w:style>
  <w:style w:type="table" w:customStyle="1" w:styleId="25">
    <w:name w:val="25"/>
    <w:basedOn w:val="TableNormal"/>
    <w:rsid w:val="00293640"/>
    <w:pPr>
      <w:spacing w:after="0" w:line="240" w:lineRule="auto"/>
      <w:jc w:val="both"/>
    </w:pPr>
    <w:rPr>
      <w:rFonts w:ascii="Trebuchet MS" w:eastAsia="Trebuchet MS" w:hAnsi="Trebuchet MS" w:cs="Trebuchet MS"/>
      <w:kern w:val="0"/>
      <w14:ligatures w14:val="none"/>
    </w:rPr>
    <w:tblPr>
      <w:tblStyleRowBandSize w:val="1"/>
      <w:tblStyleColBandSize w:val="1"/>
    </w:tblPr>
  </w:style>
  <w:style w:type="paragraph" w:styleId="PlainText">
    <w:name w:val="Plain Text"/>
    <w:basedOn w:val="Normal"/>
    <w:link w:val="PlainTextChar"/>
    <w:uiPriority w:val="99"/>
    <w:unhideWhenUsed/>
    <w:rsid w:val="00293640"/>
    <w:pPr>
      <w:spacing w:line="240" w:lineRule="auto"/>
    </w:pPr>
    <w:rPr>
      <w:szCs w:val="21"/>
    </w:rPr>
  </w:style>
  <w:style w:type="character" w:customStyle="1" w:styleId="PlainTextChar">
    <w:name w:val="Plain Text Char"/>
    <w:basedOn w:val="DefaultParagraphFont"/>
    <w:link w:val="PlainText"/>
    <w:uiPriority w:val="99"/>
    <w:rsid w:val="00293640"/>
    <w:rPr>
      <w:rFonts w:ascii="Trebuchet MS" w:hAnsi="Trebuchet MS"/>
      <w:kern w:val="0"/>
      <w:szCs w:val="21"/>
      <w14:ligatures w14:val="none"/>
    </w:rPr>
  </w:style>
  <w:style w:type="table" w:styleId="GridTable2-Accent5">
    <w:name w:val="Grid Table 2 Accent 5"/>
    <w:basedOn w:val="TableNormal"/>
    <w:uiPriority w:val="47"/>
    <w:rsid w:val="00293640"/>
    <w:pPr>
      <w:spacing w:after="0" w:line="240" w:lineRule="auto"/>
    </w:pPr>
    <w:rPr>
      <w:kern w:val="0"/>
      <w:sz w:val="22"/>
      <w:szCs w:val="22"/>
      <w14:ligatures w14:val="none"/>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Grid">
    <w:name w:val="Table Grid"/>
    <w:basedOn w:val="TableNormal"/>
    <w:uiPriority w:val="59"/>
    <w:rsid w:val="0029364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293640"/>
    <w:rPr>
      <w:color w:val="605E5C"/>
      <w:shd w:val="clear" w:color="auto" w:fill="E1DFDD"/>
    </w:rPr>
  </w:style>
  <w:style w:type="paragraph" w:styleId="FootnoteText">
    <w:name w:val="footnote text"/>
    <w:basedOn w:val="Normal"/>
    <w:link w:val="FootnoteTextChar"/>
    <w:uiPriority w:val="99"/>
    <w:semiHidden/>
    <w:unhideWhenUsed/>
    <w:rsid w:val="00293640"/>
    <w:pPr>
      <w:spacing w:line="240" w:lineRule="auto"/>
    </w:pPr>
    <w:rPr>
      <w:rFonts w:asciiTheme="minorHAnsi" w:hAnsiTheme="minorHAnsi"/>
      <w:kern w:val="2"/>
      <w:sz w:val="20"/>
      <w:szCs w:val="20"/>
      <w14:ligatures w14:val="standardContextual"/>
    </w:rPr>
  </w:style>
  <w:style w:type="character" w:customStyle="1" w:styleId="FootnoteTextChar">
    <w:name w:val="Footnote Text Char"/>
    <w:basedOn w:val="DefaultParagraphFont"/>
    <w:link w:val="FootnoteText"/>
    <w:uiPriority w:val="99"/>
    <w:semiHidden/>
    <w:rsid w:val="00293640"/>
    <w:rPr>
      <w:sz w:val="20"/>
      <w:szCs w:val="20"/>
    </w:rPr>
  </w:style>
  <w:style w:type="character" w:styleId="FootnoteReference">
    <w:name w:val="footnote reference"/>
    <w:basedOn w:val="DefaultParagraphFont"/>
    <w:uiPriority w:val="99"/>
    <w:semiHidden/>
    <w:unhideWhenUsed/>
    <w:rsid w:val="00293640"/>
    <w:rPr>
      <w:vertAlign w:val="superscript"/>
    </w:rPr>
  </w:style>
  <w:style w:type="paragraph" w:customStyle="1" w:styleId="Level1">
    <w:name w:val="Level 1"/>
    <w:link w:val="Level1Char"/>
    <w:qFormat/>
    <w:rsid w:val="00293640"/>
    <w:pPr>
      <w:keepNext/>
      <w:numPr>
        <w:numId w:val="16"/>
      </w:numPr>
      <w:spacing w:before="240" w:after="240" w:line="240" w:lineRule="auto"/>
      <w:outlineLvl w:val="0"/>
    </w:pPr>
    <w:rPr>
      <w:rFonts w:ascii="Times New Roman" w:hAnsi="Times New Roman" w:cs="Times New Roman"/>
      <w:b/>
      <w:caps/>
      <w:kern w:val="0"/>
      <w14:ligatures w14:val="none"/>
    </w:rPr>
  </w:style>
  <w:style w:type="paragraph" w:customStyle="1" w:styleId="Level2">
    <w:name w:val="Level 2"/>
    <w:link w:val="Level2Char"/>
    <w:qFormat/>
    <w:rsid w:val="00293640"/>
    <w:pPr>
      <w:keepNext/>
      <w:numPr>
        <w:ilvl w:val="1"/>
        <w:numId w:val="16"/>
      </w:numPr>
      <w:spacing w:before="120" w:after="120" w:line="240" w:lineRule="auto"/>
      <w:outlineLvl w:val="1"/>
    </w:pPr>
    <w:rPr>
      <w:rFonts w:ascii="Times New Roman" w:hAnsi="Times New Roman"/>
      <w:b/>
      <w:kern w:val="0"/>
      <w:szCs w:val="22"/>
      <w14:ligatures w14:val="none"/>
    </w:rPr>
  </w:style>
  <w:style w:type="character" w:customStyle="1" w:styleId="Level1Char">
    <w:name w:val="Level 1 Char"/>
    <w:basedOn w:val="DefaultParagraphFont"/>
    <w:link w:val="Level1"/>
    <w:rsid w:val="00293640"/>
    <w:rPr>
      <w:rFonts w:ascii="Times New Roman" w:hAnsi="Times New Roman" w:cs="Times New Roman"/>
      <w:b/>
      <w:caps/>
      <w:kern w:val="0"/>
      <w14:ligatures w14:val="none"/>
    </w:rPr>
  </w:style>
  <w:style w:type="paragraph" w:customStyle="1" w:styleId="Level3">
    <w:name w:val="Level 3"/>
    <w:link w:val="Level3Char"/>
    <w:qFormat/>
    <w:rsid w:val="00293640"/>
    <w:pPr>
      <w:spacing w:before="60" w:after="60" w:line="240" w:lineRule="auto"/>
      <w:ind w:left="1440" w:hanging="720"/>
      <w:outlineLvl w:val="2"/>
    </w:pPr>
    <w:rPr>
      <w:rFonts w:ascii="Times New Roman" w:hAnsi="Times New Roman"/>
      <w:kern w:val="0"/>
      <w:szCs w:val="22"/>
      <w14:ligatures w14:val="none"/>
    </w:rPr>
  </w:style>
  <w:style w:type="character" w:customStyle="1" w:styleId="Level2Char">
    <w:name w:val="Level 2 Char"/>
    <w:basedOn w:val="DefaultParagraphFont"/>
    <w:link w:val="Level2"/>
    <w:rsid w:val="00293640"/>
    <w:rPr>
      <w:rFonts w:ascii="Times New Roman" w:hAnsi="Times New Roman"/>
      <w:b/>
      <w:kern w:val="0"/>
      <w:szCs w:val="22"/>
      <w14:ligatures w14:val="none"/>
    </w:rPr>
  </w:style>
  <w:style w:type="paragraph" w:customStyle="1" w:styleId="Level4">
    <w:name w:val="Level 4"/>
    <w:qFormat/>
    <w:rsid w:val="00293640"/>
    <w:pPr>
      <w:spacing w:before="60" w:after="60" w:line="240" w:lineRule="auto"/>
      <w:ind w:left="2045" w:hanging="965"/>
      <w:outlineLvl w:val="3"/>
    </w:pPr>
    <w:rPr>
      <w:rFonts w:ascii="Times New Roman" w:hAnsi="Times New Roman"/>
      <w:kern w:val="0"/>
      <w:szCs w:val="22"/>
      <w14:ligatures w14:val="none"/>
    </w:rPr>
  </w:style>
  <w:style w:type="paragraph" w:customStyle="1" w:styleId="Level5">
    <w:name w:val="Level 5"/>
    <w:rsid w:val="00293640"/>
    <w:pPr>
      <w:numPr>
        <w:ilvl w:val="4"/>
        <w:numId w:val="16"/>
      </w:numPr>
      <w:tabs>
        <w:tab w:val="left" w:pos="2520"/>
      </w:tabs>
      <w:spacing w:before="60" w:after="60" w:line="240" w:lineRule="auto"/>
      <w:ind w:left="2520" w:hanging="1080"/>
      <w:outlineLvl w:val="4"/>
    </w:pPr>
    <w:rPr>
      <w:rFonts w:ascii="Times New Roman" w:hAnsi="Times New Roman"/>
      <w:kern w:val="0"/>
      <w:szCs w:val="22"/>
      <w14:ligatures w14:val="none"/>
    </w:rPr>
  </w:style>
  <w:style w:type="paragraph" w:customStyle="1" w:styleId="Level6">
    <w:name w:val="Level 6"/>
    <w:rsid w:val="00293640"/>
    <w:pPr>
      <w:tabs>
        <w:tab w:val="left" w:pos="3060"/>
      </w:tabs>
      <w:spacing w:before="60" w:after="60" w:line="240" w:lineRule="auto"/>
      <w:ind w:left="3060" w:hanging="1260"/>
      <w:contextualSpacing/>
      <w:outlineLvl w:val="5"/>
    </w:pPr>
    <w:rPr>
      <w:rFonts w:ascii="Times New Roman" w:hAnsi="Times New Roman"/>
      <w:kern w:val="0"/>
      <w:szCs w:val="22"/>
      <w14:ligatures w14:val="none"/>
    </w:rPr>
  </w:style>
  <w:style w:type="paragraph" w:customStyle="1" w:styleId="Level7">
    <w:name w:val="Level 7"/>
    <w:rsid w:val="00293640"/>
    <w:pPr>
      <w:spacing w:before="60" w:after="60" w:line="240" w:lineRule="auto"/>
      <w:ind w:left="3600" w:hanging="1440"/>
      <w:contextualSpacing/>
      <w:outlineLvl w:val="6"/>
    </w:pPr>
    <w:rPr>
      <w:rFonts w:ascii="Times New Roman" w:hAnsi="Times New Roman"/>
      <w:kern w:val="0"/>
      <w:szCs w:val="22"/>
      <w14:ligatures w14:val="none"/>
    </w:rPr>
  </w:style>
  <w:style w:type="paragraph" w:customStyle="1" w:styleId="Level8">
    <w:name w:val="Level 8"/>
    <w:rsid w:val="00293640"/>
    <w:pPr>
      <w:tabs>
        <w:tab w:val="left" w:pos="4140"/>
      </w:tabs>
      <w:spacing w:before="60" w:after="60" w:line="240" w:lineRule="auto"/>
      <w:ind w:left="4140" w:hanging="1620"/>
      <w:contextualSpacing/>
      <w:outlineLvl w:val="7"/>
    </w:pPr>
    <w:rPr>
      <w:rFonts w:ascii="Times New Roman" w:hAnsi="Times New Roman"/>
      <w:kern w:val="0"/>
      <w:szCs w:val="22"/>
      <w14:ligatures w14:val="none"/>
    </w:rPr>
  </w:style>
  <w:style w:type="paragraph" w:customStyle="1" w:styleId="Level9">
    <w:name w:val="Level 9"/>
    <w:rsid w:val="00293640"/>
    <w:pPr>
      <w:spacing w:before="60" w:after="60" w:line="240" w:lineRule="auto"/>
      <w:ind w:left="4680" w:hanging="1800"/>
      <w:contextualSpacing/>
      <w:outlineLvl w:val="8"/>
    </w:pPr>
    <w:rPr>
      <w:rFonts w:ascii="Times New Roman" w:hAnsi="Times New Roman"/>
      <w:kern w:val="0"/>
      <w:szCs w:val="22"/>
      <w14:ligatures w14:val="none"/>
    </w:rPr>
  </w:style>
  <w:style w:type="character" w:customStyle="1" w:styleId="Level3Char">
    <w:name w:val="Level 3 Char"/>
    <w:basedOn w:val="DefaultParagraphFont"/>
    <w:link w:val="Level3"/>
    <w:rsid w:val="00293640"/>
    <w:rPr>
      <w:rFonts w:ascii="Times New Roman" w:hAnsi="Times New Roman"/>
      <w:kern w:val="0"/>
      <w:szCs w:val="22"/>
      <w14:ligatures w14:val="none"/>
    </w:rPr>
  </w:style>
  <w:style w:type="character" w:styleId="CommentReference">
    <w:name w:val="annotation reference"/>
    <w:basedOn w:val="DefaultParagraphFont"/>
    <w:uiPriority w:val="99"/>
    <w:semiHidden/>
    <w:unhideWhenUsed/>
    <w:rsid w:val="00293640"/>
    <w:rPr>
      <w:sz w:val="16"/>
      <w:szCs w:val="16"/>
    </w:rPr>
  </w:style>
  <w:style w:type="paragraph" w:styleId="CommentText">
    <w:name w:val="annotation text"/>
    <w:basedOn w:val="Normal"/>
    <w:link w:val="CommentTextChar"/>
    <w:uiPriority w:val="99"/>
    <w:unhideWhenUsed/>
    <w:rsid w:val="00293640"/>
    <w:pPr>
      <w:spacing w:before="120" w:after="6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rsid w:val="00293640"/>
    <w:rPr>
      <w:rFonts w:ascii="Times New Roman" w:hAnsi="Times New Roman"/>
      <w:kern w:val="0"/>
      <w:sz w:val="20"/>
      <w:szCs w:val="20"/>
      <w14:ligatures w14:val="none"/>
    </w:rPr>
  </w:style>
  <w:style w:type="paragraph" w:styleId="Caption">
    <w:name w:val="caption"/>
    <w:basedOn w:val="Normal"/>
    <w:next w:val="Normal"/>
    <w:uiPriority w:val="35"/>
    <w:unhideWhenUsed/>
    <w:qFormat/>
    <w:rsid w:val="00293640"/>
    <w:pPr>
      <w:spacing w:after="200" w:line="240" w:lineRule="auto"/>
    </w:pPr>
    <w:rPr>
      <w:rFonts w:ascii="Times New Roman" w:hAnsi="Times New Roman"/>
      <w:i/>
      <w:iCs/>
      <w:color w:val="0E2841" w:themeColor="text2"/>
      <w:sz w:val="18"/>
      <w:szCs w:val="18"/>
    </w:rPr>
  </w:style>
  <w:style w:type="paragraph" w:styleId="Header">
    <w:name w:val="header"/>
    <w:basedOn w:val="Normal"/>
    <w:link w:val="HeaderChar"/>
    <w:uiPriority w:val="99"/>
    <w:unhideWhenUsed/>
    <w:rsid w:val="00293640"/>
    <w:pPr>
      <w:tabs>
        <w:tab w:val="center" w:pos="4680"/>
        <w:tab w:val="right" w:pos="9360"/>
      </w:tabs>
      <w:spacing w:line="240" w:lineRule="auto"/>
    </w:pPr>
    <w:rPr>
      <w:rFonts w:asciiTheme="minorHAnsi" w:hAnsiTheme="minorHAnsi"/>
      <w:sz w:val="22"/>
    </w:rPr>
  </w:style>
  <w:style w:type="character" w:customStyle="1" w:styleId="HeaderChar">
    <w:name w:val="Header Char"/>
    <w:basedOn w:val="DefaultParagraphFont"/>
    <w:link w:val="Header"/>
    <w:uiPriority w:val="99"/>
    <w:rsid w:val="00293640"/>
    <w:rPr>
      <w:kern w:val="0"/>
      <w:sz w:val="22"/>
      <w:szCs w:val="22"/>
      <w14:ligatures w14:val="none"/>
    </w:rPr>
  </w:style>
  <w:style w:type="paragraph" w:styleId="Footer">
    <w:name w:val="footer"/>
    <w:basedOn w:val="Normal"/>
    <w:link w:val="FooterChar"/>
    <w:uiPriority w:val="99"/>
    <w:unhideWhenUsed/>
    <w:rsid w:val="00293640"/>
    <w:pPr>
      <w:tabs>
        <w:tab w:val="center" w:pos="4680"/>
        <w:tab w:val="right" w:pos="9360"/>
      </w:tabs>
      <w:spacing w:line="240" w:lineRule="auto"/>
    </w:pPr>
    <w:rPr>
      <w:rFonts w:asciiTheme="minorHAnsi" w:hAnsiTheme="minorHAnsi"/>
      <w:sz w:val="22"/>
    </w:rPr>
  </w:style>
  <w:style w:type="character" w:customStyle="1" w:styleId="FooterChar">
    <w:name w:val="Footer Char"/>
    <w:basedOn w:val="DefaultParagraphFont"/>
    <w:link w:val="Footer"/>
    <w:uiPriority w:val="99"/>
    <w:rsid w:val="00293640"/>
    <w:rPr>
      <w:kern w:val="0"/>
      <w:sz w:val="22"/>
      <w:szCs w:val="22"/>
      <w14:ligatures w14:val="none"/>
    </w:rPr>
  </w:style>
  <w:style w:type="paragraph" w:styleId="TOCHeading">
    <w:name w:val="TOC Heading"/>
    <w:basedOn w:val="Heading1"/>
    <w:next w:val="Normal"/>
    <w:uiPriority w:val="39"/>
    <w:unhideWhenUsed/>
    <w:qFormat/>
    <w:rsid w:val="00293640"/>
    <w:pPr>
      <w:spacing w:before="240"/>
      <w:outlineLvl w:val="9"/>
    </w:pPr>
    <w:rPr>
      <w:sz w:val="32"/>
      <w:szCs w:val="32"/>
    </w:rPr>
  </w:style>
  <w:style w:type="paragraph" w:styleId="TOC1">
    <w:name w:val="toc 1"/>
    <w:basedOn w:val="Normal"/>
    <w:next w:val="Normal"/>
    <w:autoRedefine/>
    <w:uiPriority w:val="39"/>
    <w:unhideWhenUsed/>
    <w:rsid w:val="00293640"/>
    <w:pPr>
      <w:tabs>
        <w:tab w:val="right" w:leader="dot" w:pos="9350"/>
      </w:tabs>
      <w:spacing w:after="100"/>
    </w:pPr>
    <w:rPr>
      <w:b/>
      <w:sz w:val="28"/>
      <w:szCs w:val="28"/>
    </w:rPr>
  </w:style>
  <w:style w:type="paragraph" w:styleId="TOC2">
    <w:name w:val="toc 2"/>
    <w:basedOn w:val="Normal"/>
    <w:next w:val="Normal"/>
    <w:autoRedefine/>
    <w:uiPriority w:val="39"/>
    <w:unhideWhenUsed/>
    <w:rsid w:val="00293640"/>
    <w:pPr>
      <w:spacing w:after="100"/>
      <w:ind w:left="220"/>
    </w:pPr>
    <w:rPr>
      <w:rFonts w:asciiTheme="minorHAnsi" w:hAnsiTheme="minorHAnsi"/>
      <w:sz w:val="22"/>
    </w:rPr>
  </w:style>
  <w:style w:type="paragraph" w:styleId="TOC3">
    <w:name w:val="toc 3"/>
    <w:basedOn w:val="Normal"/>
    <w:next w:val="Normal"/>
    <w:autoRedefine/>
    <w:uiPriority w:val="39"/>
    <w:unhideWhenUsed/>
    <w:rsid w:val="00293640"/>
    <w:pPr>
      <w:spacing w:after="100"/>
      <w:ind w:left="440"/>
    </w:pPr>
    <w:rPr>
      <w:rFonts w:asciiTheme="minorHAnsi" w:hAnsiTheme="minorHAnsi"/>
      <w:sz w:val="22"/>
    </w:rPr>
  </w:style>
  <w:style w:type="character" w:customStyle="1" w:styleId="ListParagraphChar">
    <w:name w:val="List Paragraph Char"/>
    <w:basedOn w:val="DefaultParagraphFont"/>
    <w:link w:val="ListParagraph"/>
    <w:uiPriority w:val="34"/>
    <w:rsid w:val="00293640"/>
    <w:rPr>
      <w:rFonts w:ascii="Trebuchet MS" w:hAnsi="Trebuchet MS"/>
      <w:kern w:val="0"/>
      <w:szCs w:val="22"/>
      <w14:ligatures w14:val="none"/>
    </w:rPr>
  </w:style>
  <w:style w:type="paragraph" w:styleId="Revision">
    <w:name w:val="Revision"/>
    <w:hidden/>
    <w:uiPriority w:val="99"/>
    <w:semiHidden/>
    <w:rsid w:val="00FC6BC7"/>
    <w:pPr>
      <w:spacing w:after="0" w:line="240" w:lineRule="auto"/>
    </w:pPr>
    <w:rPr>
      <w:rFonts w:ascii="Trebuchet MS" w:hAnsi="Trebuchet MS"/>
      <w:kern w:val="0"/>
      <w:szCs w:val="22"/>
      <w14:ligatures w14:val="none"/>
    </w:rPr>
  </w:style>
  <w:style w:type="paragraph" w:customStyle="1" w:styleId="TableParagraph">
    <w:name w:val="Table Paragraph"/>
    <w:basedOn w:val="Normal"/>
    <w:uiPriority w:val="1"/>
    <w:qFormat/>
    <w:rsid w:val="00FC6BC7"/>
    <w:pPr>
      <w:widowControl w:val="0"/>
      <w:autoSpaceDE w:val="0"/>
      <w:autoSpaceDN w:val="0"/>
      <w:spacing w:line="252" w:lineRule="exact"/>
      <w:ind w:left="112"/>
      <w:jc w:val="both"/>
    </w:pPr>
    <w:rPr>
      <w:rFonts w:eastAsia="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18521">
      <w:bodyDiv w:val="1"/>
      <w:marLeft w:val="0"/>
      <w:marRight w:val="0"/>
      <w:marTop w:val="0"/>
      <w:marBottom w:val="0"/>
      <w:divBdr>
        <w:top w:val="none" w:sz="0" w:space="0" w:color="auto"/>
        <w:left w:val="none" w:sz="0" w:space="0" w:color="auto"/>
        <w:bottom w:val="none" w:sz="0" w:space="0" w:color="auto"/>
        <w:right w:val="none" w:sz="0" w:space="0" w:color="auto"/>
      </w:divBdr>
    </w:div>
    <w:div w:id="281695796">
      <w:bodyDiv w:val="1"/>
      <w:marLeft w:val="0"/>
      <w:marRight w:val="0"/>
      <w:marTop w:val="0"/>
      <w:marBottom w:val="0"/>
      <w:divBdr>
        <w:top w:val="none" w:sz="0" w:space="0" w:color="auto"/>
        <w:left w:val="none" w:sz="0" w:space="0" w:color="auto"/>
        <w:bottom w:val="none" w:sz="0" w:space="0" w:color="auto"/>
        <w:right w:val="none" w:sz="0" w:space="0" w:color="auto"/>
      </w:divBdr>
    </w:div>
    <w:div w:id="300691241">
      <w:bodyDiv w:val="1"/>
      <w:marLeft w:val="0"/>
      <w:marRight w:val="0"/>
      <w:marTop w:val="0"/>
      <w:marBottom w:val="0"/>
      <w:divBdr>
        <w:top w:val="none" w:sz="0" w:space="0" w:color="auto"/>
        <w:left w:val="none" w:sz="0" w:space="0" w:color="auto"/>
        <w:bottom w:val="none" w:sz="0" w:space="0" w:color="auto"/>
        <w:right w:val="none" w:sz="0" w:space="0" w:color="auto"/>
      </w:divBdr>
    </w:div>
    <w:div w:id="780683092">
      <w:bodyDiv w:val="1"/>
      <w:marLeft w:val="0"/>
      <w:marRight w:val="0"/>
      <w:marTop w:val="0"/>
      <w:marBottom w:val="0"/>
      <w:divBdr>
        <w:top w:val="none" w:sz="0" w:space="0" w:color="auto"/>
        <w:left w:val="none" w:sz="0" w:space="0" w:color="auto"/>
        <w:bottom w:val="none" w:sz="0" w:space="0" w:color="auto"/>
        <w:right w:val="none" w:sz="0" w:space="0" w:color="auto"/>
      </w:divBdr>
    </w:div>
    <w:div w:id="796681009">
      <w:bodyDiv w:val="1"/>
      <w:marLeft w:val="0"/>
      <w:marRight w:val="0"/>
      <w:marTop w:val="0"/>
      <w:marBottom w:val="0"/>
      <w:divBdr>
        <w:top w:val="none" w:sz="0" w:space="0" w:color="auto"/>
        <w:left w:val="none" w:sz="0" w:space="0" w:color="auto"/>
        <w:bottom w:val="none" w:sz="0" w:space="0" w:color="auto"/>
        <w:right w:val="none" w:sz="0" w:space="0" w:color="auto"/>
      </w:divBdr>
    </w:div>
    <w:div w:id="877669432">
      <w:bodyDiv w:val="1"/>
      <w:marLeft w:val="0"/>
      <w:marRight w:val="0"/>
      <w:marTop w:val="0"/>
      <w:marBottom w:val="0"/>
      <w:divBdr>
        <w:top w:val="none" w:sz="0" w:space="0" w:color="auto"/>
        <w:left w:val="none" w:sz="0" w:space="0" w:color="auto"/>
        <w:bottom w:val="none" w:sz="0" w:space="0" w:color="auto"/>
        <w:right w:val="none" w:sz="0" w:space="0" w:color="auto"/>
      </w:divBdr>
    </w:div>
    <w:div w:id="1016275859">
      <w:bodyDiv w:val="1"/>
      <w:marLeft w:val="0"/>
      <w:marRight w:val="0"/>
      <w:marTop w:val="0"/>
      <w:marBottom w:val="0"/>
      <w:divBdr>
        <w:top w:val="none" w:sz="0" w:space="0" w:color="auto"/>
        <w:left w:val="none" w:sz="0" w:space="0" w:color="auto"/>
        <w:bottom w:val="none" w:sz="0" w:space="0" w:color="auto"/>
        <w:right w:val="none" w:sz="0" w:space="0" w:color="auto"/>
      </w:divBdr>
    </w:div>
    <w:div w:id="1087774403">
      <w:bodyDiv w:val="1"/>
      <w:marLeft w:val="0"/>
      <w:marRight w:val="0"/>
      <w:marTop w:val="0"/>
      <w:marBottom w:val="0"/>
      <w:divBdr>
        <w:top w:val="none" w:sz="0" w:space="0" w:color="auto"/>
        <w:left w:val="none" w:sz="0" w:space="0" w:color="auto"/>
        <w:bottom w:val="none" w:sz="0" w:space="0" w:color="auto"/>
        <w:right w:val="none" w:sz="0" w:space="0" w:color="auto"/>
      </w:divBdr>
    </w:div>
    <w:div w:id="1593586414">
      <w:bodyDiv w:val="1"/>
      <w:marLeft w:val="0"/>
      <w:marRight w:val="0"/>
      <w:marTop w:val="0"/>
      <w:marBottom w:val="0"/>
      <w:divBdr>
        <w:top w:val="none" w:sz="0" w:space="0" w:color="auto"/>
        <w:left w:val="none" w:sz="0" w:space="0" w:color="auto"/>
        <w:bottom w:val="none" w:sz="0" w:space="0" w:color="auto"/>
        <w:right w:val="none" w:sz="0" w:space="0" w:color="auto"/>
      </w:divBdr>
    </w:div>
    <w:div w:id="1793941798">
      <w:bodyDiv w:val="1"/>
      <w:marLeft w:val="0"/>
      <w:marRight w:val="0"/>
      <w:marTop w:val="0"/>
      <w:marBottom w:val="0"/>
      <w:divBdr>
        <w:top w:val="none" w:sz="0" w:space="0" w:color="auto"/>
        <w:left w:val="none" w:sz="0" w:space="0" w:color="auto"/>
        <w:bottom w:val="none" w:sz="0" w:space="0" w:color="auto"/>
        <w:right w:val="none" w:sz="0" w:space="0" w:color="auto"/>
      </w:divBdr>
    </w:div>
    <w:div w:id="197028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openxmlformats.org/officeDocument/2006/relationships/image" Target="media/image15.emf"/><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header" Target="header1.xml"/><Relationship Id="rId55" Type="http://schemas.openxmlformats.org/officeDocument/2006/relationships/image" Target="media/image42.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emf"/><Relationship Id="rId53" Type="http://schemas.openxmlformats.org/officeDocument/2006/relationships/image" Target="media/image40.emf"/><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emf"/><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emf"/><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1.emf"/><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microsoft.com/office/2011/relationships/people" Target="people.xml"/><Relationship Id="rId10" Type="http://schemas.openxmlformats.org/officeDocument/2006/relationships/endnotes" Target="endnotes.xml"/><Relationship Id="rId31" Type="http://schemas.openxmlformats.org/officeDocument/2006/relationships/image" Target="media/image20.emf"/><Relationship Id="rId44" Type="http://schemas.openxmlformats.org/officeDocument/2006/relationships/image" Target="media/image33.emf"/><Relationship Id="rId52"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3510B2EBF8D64696198E302E2D00B5" ma:contentTypeVersion="17" ma:contentTypeDescription="Create a new document." ma:contentTypeScope="" ma:versionID="3ad904f8952d988c796d961eda6b39db">
  <xsd:schema xmlns:xsd="http://www.w3.org/2001/XMLSchema" xmlns:xs="http://www.w3.org/2001/XMLSchema" xmlns:p="http://schemas.microsoft.com/office/2006/metadata/properties" xmlns:ns3="fc3c4d6b-ecaa-44e4-8358-c1c399f59fbb" xmlns:ns4="1ecbc6f7-65cf-4b37-9b3f-8712869ecf17" targetNamespace="http://schemas.microsoft.com/office/2006/metadata/properties" ma:root="true" ma:fieldsID="3a56c51577310ba99411dc402ca78db7" ns3:_="" ns4:_="">
    <xsd:import namespace="fc3c4d6b-ecaa-44e4-8358-c1c399f59fbb"/>
    <xsd:import namespace="1ecbc6f7-65cf-4b37-9b3f-8712869ecf1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ServiceOCR"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3c4d6b-ecaa-44e4-8358-c1c399f59f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cbc6f7-65cf-4b37-9b3f-8712869ecf1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3c4d6b-ecaa-44e4-8358-c1c399f59fbb" xsi:nil="true"/>
  </documentManagement>
</p:properties>
</file>

<file path=customXml/itemProps1.xml><?xml version="1.0" encoding="utf-8"?>
<ds:datastoreItem xmlns:ds="http://schemas.openxmlformats.org/officeDocument/2006/customXml" ds:itemID="{4EF53C6F-CCA5-40F3-8016-1898FC0721AC}">
  <ds:schemaRefs>
    <ds:schemaRef ds:uri="http://schemas.openxmlformats.org/officeDocument/2006/bibliography"/>
  </ds:schemaRefs>
</ds:datastoreItem>
</file>

<file path=customXml/itemProps2.xml><?xml version="1.0" encoding="utf-8"?>
<ds:datastoreItem xmlns:ds="http://schemas.openxmlformats.org/officeDocument/2006/customXml" ds:itemID="{3FCD58DB-7975-43BD-9087-A1CA6A2F2FEA}">
  <ds:schemaRefs>
    <ds:schemaRef ds:uri="http://schemas.microsoft.com/sharepoint/v3/contenttype/forms"/>
  </ds:schemaRefs>
</ds:datastoreItem>
</file>

<file path=customXml/itemProps3.xml><?xml version="1.0" encoding="utf-8"?>
<ds:datastoreItem xmlns:ds="http://schemas.openxmlformats.org/officeDocument/2006/customXml" ds:itemID="{1A44FDB1-140F-4FAA-A039-567769BBFC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3c4d6b-ecaa-44e4-8358-c1c399f59fbb"/>
    <ds:schemaRef ds:uri="1ecbc6f7-65cf-4b37-9b3f-8712869ecf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464164-A1DF-4995-86ED-D3B5B9CF050B}">
  <ds:schemaRefs>
    <ds:schemaRef ds:uri="http://schemas.microsoft.com/office/2006/metadata/properties"/>
    <ds:schemaRef ds:uri="http://schemas.microsoft.com/office/infopath/2007/PartnerControls"/>
    <ds:schemaRef ds:uri="fc3c4d6b-ecaa-44e4-8358-c1c399f59fbb"/>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39</Pages>
  <Words>5402</Words>
  <Characters>26526</Characters>
  <Application>Microsoft Office Word</Application>
  <DocSecurity>0</DocSecurity>
  <Lines>2210</Lines>
  <Paragraphs>1773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McLennan</dc:creator>
  <cp:keywords/>
  <dc:description/>
  <cp:lastModifiedBy>John McLennan</cp:lastModifiedBy>
  <cp:revision>2</cp:revision>
  <dcterms:created xsi:type="dcterms:W3CDTF">2024-10-09T22:17:00Z</dcterms:created>
  <dcterms:modified xsi:type="dcterms:W3CDTF">2024-10-09T22:17:00Z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686d1193-af54-4e7e-a9c9-24d3f42f85b1</vt:lpwstr>
  </property>
  <property fmtid="{D5CDD505-2E9C-101B-9397-08002B2CF9AE}" pid="3" name="ContentTypeId">
    <vt:lpwstr>0x010100853510B2EBF8D64696198E302E2D00B5</vt:lpwstr>
  </property>
</Properties>
</file>